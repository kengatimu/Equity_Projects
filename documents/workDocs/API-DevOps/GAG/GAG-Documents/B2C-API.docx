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ubtitle"/>
        <w:rPr>
          <w:rFonts w:ascii="Times New Roman" w:cs="Times New Roman" w:hAnsi="Times New Roman" w:eastAsia="Times New Roman"/>
          <w:i w:val="1"/>
          <w:iCs w:val="1"/>
        </w:rPr>
      </w:pPr>
      <w:ins w:id="0" w:date="2020-07-14T09:32:29Z" w:author="Geoffrey Wambugu">
        <w:r>
          <w:rPr/>
          <w:tab/>
          <w:tab/>
          <w:tab/>
          <w:tab/>
        </w:r>
      </w:ins>
      <w:r>
        <w:rPr>
          <w:rFonts w:ascii="Times New Roman" w:hAnsi="Times New Roman"/>
          <w:i w:val="1"/>
          <w:iCs w:val="1"/>
          <w:rtl w:val="0"/>
          <w:lang w:val="en-US"/>
        </w:rPr>
        <w:t xml:space="preserve">B2C </w:t>
      </w:r>
      <w:del w:id="1" w:date="2020-07-13T15:43:23Z" w:author="Geoffrey Wambugu">
        <w:r>
          <w:rPr>
            <w:rFonts w:ascii="Times New Roman" w:hAnsi="Times New Roman"/>
            <w:i w:val="1"/>
            <w:iCs w:val="1"/>
            <w:rtl w:val="0"/>
            <w:lang w:val="en-US"/>
          </w:rPr>
          <w:delText>Name Check for M-Pesa Mobile Number and Till Number</w:delText>
        </w:r>
      </w:del>
      <w:r>
        <w:rPr>
          <w:rFonts w:ascii="Times New Roman" w:hAnsi="Times New Roman"/>
          <w:i w:val="1"/>
          <w:iCs w:val="1"/>
          <w:rtl w:val="0"/>
          <w:lang w:val="en-US"/>
        </w:rPr>
        <w:t>API</w:t>
      </w:r>
    </w:p>
    <w:p>
      <w:pPr>
        <w:pStyle w:val="Body"/>
        <w:jc w:val="center"/>
        <w:rPr>
          <w:rFonts w:ascii="Calibri" w:cs="Calibri" w:hAnsi="Calibri" w:eastAsia="Calibri"/>
          <w:b w:val="1"/>
          <w:bCs w:val="1"/>
          <w:outline w:val="0"/>
          <w:color w:val="462006"/>
          <w:u w:color="462006"/>
          <w14:textFill>
            <w14:solidFill>
              <w14:srgbClr w14:val="462006"/>
            </w14:solidFill>
          </w14:textFill>
        </w:rPr>
      </w:pPr>
    </w:p>
    <w:p>
      <w:pPr>
        <w:pStyle w:val="Body"/>
        <w:rPr>
          <w:ins w:id="2" w:date="2020-07-14T09:30:24Z" w:author="Geoffrey Wambugu"/>
          <w:rFonts w:ascii="Calibri" w:cs="Calibri" w:hAnsi="Calibri" w:eastAsia="Calibri"/>
          <w:outline w:val="0"/>
          <w:color w:val="462006"/>
          <w:sz w:val="22"/>
          <w:szCs w:val="22"/>
          <w:u w:color="462006"/>
          <w14:textFill>
            <w14:solidFill>
              <w14:srgbClr w14:val="462006"/>
            </w14:solidFill>
          </w14:textFill>
        </w:rPr>
      </w:pPr>
      <w:r>
        <w:rPr>
          <w:rFonts w:ascii="Calibri" w:hAnsi="Calibri"/>
          <w:outline w:val="0"/>
          <w:color w:val="462006"/>
          <w:sz w:val="22"/>
          <w:szCs w:val="22"/>
          <w:u w:color="462006"/>
          <w:rtl w:val="0"/>
          <w14:textFill>
            <w14:solidFill>
              <w14:srgbClr w14:val="462006"/>
            </w14:solidFill>
          </w14:textFill>
        </w:rPr>
        <w:t xml:space="preserve">B2C </w:t>
      </w:r>
      <w:del w:id="3" w:date="2020-07-14T09:21:13Z" w:author="Geoffrey Wambugu">
        <w:r>
          <w:rPr>
            <w:rFonts w:ascii="Calibri" w:hAnsi="Calibri"/>
            <w:outline w:val="0"/>
            <w:color w:val="462006"/>
            <w:sz w:val="22"/>
            <w:szCs w:val="22"/>
            <w:u w:color="462006"/>
            <w:rtl w:val="0"/>
            <w:lang w:val="en-US"/>
            <w14:textFill>
              <w14:solidFill>
                <w14:srgbClr w14:val="462006"/>
              </w14:solidFill>
            </w14:textFill>
          </w:rPr>
          <w:delText xml:space="preserve">Name Check </w:delText>
        </w:r>
      </w:del>
      <w:r>
        <w:rPr>
          <w:rFonts w:ascii="Calibri" w:hAnsi="Calibri"/>
          <w:outline w:val="0"/>
          <w:color w:val="462006"/>
          <w:sz w:val="22"/>
          <w:szCs w:val="22"/>
          <w:u w:color="462006"/>
          <w:rtl w:val="0"/>
          <w:lang w:val="en-US"/>
          <w14:textFill>
            <w14:solidFill>
              <w14:srgbClr w14:val="462006"/>
            </w14:solidFill>
          </w14:textFill>
        </w:rPr>
        <w:t xml:space="preserve">API </w:t>
      </w:r>
      <w:del w:id="4" w:date="2020-07-14T13:30:14Z" w:author="Geoffrey Wambugu">
        <w:r>
          <w:rPr>
            <w:rFonts w:ascii="Calibri" w:hAnsi="Calibri"/>
            <w:outline w:val="0"/>
            <w:color w:val="462006"/>
            <w:sz w:val="22"/>
            <w:szCs w:val="22"/>
            <w:u w:color="462006"/>
            <w:rtl w:val="0"/>
            <w:lang w:val="en-US"/>
            <w14:textFill>
              <w14:solidFill>
                <w14:srgbClr w14:val="462006"/>
              </w14:solidFill>
            </w14:textFill>
          </w:rPr>
          <w:delText>allow</w:delText>
        </w:r>
      </w:del>
      <w:del w:id="5" w:date="2020-07-14T13:30:14Z" w:author="Geoffrey Wambugu">
        <w:r>
          <w:rPr>
            <w:rFonts w:ascii="Calibri" w:hAnsi="Calibri"/>
            <w:outline w:val="0"/>
            <w:color w:val="462006"/>
            <w:sz w:val="22"/>
            <w:szCs w:val="22"/>
            <w:u w:color="462006"/>
            <w:rtl w:val="0"/>
            <w:lang w:val="en-US"/>
            <w14:textFill>
              <w14:solidFill>
                <w14:srgbClr w14:val="462006"/>
              </w14:solidFill>
            </w14:textFill>
          </w:rPr>
          <w:delText>connects</w:delText>
        </w:r>
      </w:del>
      <w:r>
        <w:rPr>
          <w:rFonts w:ascii="Calibri" w:hAnsi="Calibri"/>
          <w:outline w:val="0"/>
          <w:color w:val="462006"/>
          <w:sz w:val="22"/>
          <w:szCs w:val="22"/>
          <w:u w:color="462006"/>
          <w:rtl w:val="0"/>
          <w:lang w:val="en-US"/>
          <w14:textFill>
            <w14:solidFill>
              <w14:srgbClr w14:val="462006"/>
            </w14:solidFill>
          </w14:textFill>
        </w:rPr>
        <w:t xml:space="preserve">interfaces channels with third party </w:t>
      </w:r>
      <w:del w:id="6" w:date="2020-07-14T13:30:34Z" w:author="Geoffrey Wambugu">
        <w:r>
          <w:rPr>
            <w:rFonts w:ascii="Calibri" w:hAnsi="Calibri"/>
            <w:outline w:val="0"/>
            <w:color w:val="462006"/>
            <w:sz w:val="22"/>
            <w:szCs w:val="22"/>
            <w:u w:color="462006"/>
            <w:rtl w:val="0"/>
            <w:lang w:val="en-US"/>
            <w14:textFill>
              <w14:solidFill>
                <w14:srgbClr w14:val="462006"/>
              </w14:solidFill>
            </w14:textFill>
          </w:rPr>
          <w:delText>orgnanizations</w:delText>
        </w:r>
      </w:del>
      <w:r>
        <w:rPr>
          <w:rFonts w:ascii="Calibri" w:hAnsi="Calibri"/>
          <w:outline w:val="0"/>
          <w:color w:val="462006"/>
          <w:sz w:val="22"/>
          <w:szCs w:val="22"/>
          <w:u w:color="462006"/>
          <w:rtl w:val="0"/>
          <w:lang w:val="en-US"/>
          <w14:textFill>
            <w14:solidFill>
              <w14:srgbClr w14:val="462006"/>
            </w14:solidFill>
          </w14:textFill>
        </w:rPr>
        <w:t>organisations offering Bank to Wallet money transfer service. The third parties are Tel</w:t>
      </w:r>
      <w:del w:id="7" w:date="2020-07-14T09:24:40Z" w:author="Geoffrey Wambugu">
        <w:r>
          <w:rPr>
            <w:rFonts w:ascii="Calibri" w:hAnsi="Calibri"/>
            <w:outline w:val="0"/>
            <w:color w:val="462006"/>
            <w:sz w:val="22"/>
            <w:szCs w:val="22"/>
            <w:u w:color="462006"/>
            <w:rtl w:val="0"/>
            <w:lang w:val="en-US"/>
            <w14:textFill>
              <w14:solidFill>
                <w14:srgbClr w14:val="462006"/>
              </w14:solidFill>
            </w14:textFill>
          </w:rPr>
          <w:delText>l</w:delText>
        </w:r>
      </w:del>
      <w:r>
        <w:rPr>
          <w:rFonts w:ascii="Calibri" w:hAnsi="Calibri"/>
          <w:outline w:val="0"/>
          <w:color w:val="462006"/>
          <w:sz w:val="22"/>
          <w:szCs w:val="22"/>
          <w:u w:color="462006"/>
          <w:rtl w:val="0"/>
          <w:lang w:val="en-US"/>
          <w14:textFill>
            <w14:solidFill>
              <w14:srgbClr w14:val="462006"/>
            </w14:solidFill>
          </w14:textFill>
        </w:rPr>
        <w:t xml:space="preserve">cos and aggregators. </w:t>
      </w:r>
      <w:del w:id="8" w:date="2020-07-14T09:22:28Z" w:author="Geoffrey Wambugu">
        <w:r>
          <w:rPr>
            <w:rFonts w:ascii="Calibri" w:hAnsi="Calibri"/>
            <w:outline w:val="0"/>
            <w:color w:val="462006"/>
            <w:sz w:val="22"/>
            <w:szCs w:val="22"/>
            <w:u w:color="462006"/>
            <w:rtl w:val="0"/>
            <w14:textFill>
              <w14:solidFill>
                <w14:srgbClr w14:val="462006"/>
              </w14:solidFill>
            </w14:textFill>
          </w:rPr>
          <w:delText xml:space="preserve"> </w:delText>
        </w:r>
      </w:del>
      <w:r>
        <w:rPr>
          <w:rFonts w:ascii="Calibri" w:hAnsi="Calibri"/>
          <w:outline w:val="0"/>
          <w:color w:val="462006"/>
          <w:sz w:val="22"/>
          <w:szCs w:val="22"/>
          <w:u w:color="462006"/>
          <w:rtl w:val="0"/>
          <w:lang w:val="en-US"/>
          <w14:textFill>
            <w14:solidFill>
              <w14:srgbClr w14:val="462006"/>
            </w14:solidFill>
          </w14:textFill>
        </w:rPr>
        <w:t xml:space="preserve">The debiting of the customer and crediting </w:t>
      </w:r>
      <w:del w:id="9" w:date="2020-07-14T09:26:04Z" w:author="Geoffrey Wambugu">
        <w:r>
          <w:rPr>
            <w:rFonts w:ascii="Calibri" w:hAnsi="Calibri"/>
            <w:outline w:val="0"/>
            <w:color w:val="462006"/>
            <w:sz w:val="22"/>
            <w:szCs w:val="22"/>
            <w:u w:color="462006"/>
            <w:rtl w:val="0"/>
            <w:lang w:val="en-US"/>
            <w14:textFill>
              <w14:solidFill>
                <w14:srgbClr w14:val="462006"/>
              </w14:solidFill>
            </w14:textFill>
          </w:rPr>
          <w:delText>off</w:delText>
        </w:r>
      </w:del>
      <w:r>
        <w:rPr>
          <w:rFonts w:ascii="Calibri" w:hAnsi="Calibri"/>
          <w:outline w:val="0"/>
          <w:color w:val="462006"/>
          <w:sz w:val="22"/>
          <w:szCs w:val="22"/>
          <w:u w:color="462006"/>
          <w:rtl w:val="0"/>
          <w:lang w:val="en-US"/>
          <w14:textFill>
            <w14:solidFill>
              <w14:srgbClr w14:val="462006"/>
            </w14:solidFill>
          </w14:textFill>
        </w:rPr>
        <w:t xml:space="preserve">of respective </w:t>
      </w:r>
      <w:del w:id="10" w:date="2020-07-14T09:26:26Z" w:author="Geoffrey Wambugu">
        <w:r>
          <w:rPr>
            <w:rFonts w:ascii="Calibri" w:hAnsi="Calibri"/>
            <w:outline w:val="0"/>
            <w:color w:val="462006"/>
            <w:sz w:val="22"/>
            <w:szCs w:val="22"/>
            <w:u w:color="462006"/>
            <w:rtl w:val="0"/>
            <w:lang w:val="en-US"/>
            <w14:textFill>
              <w14:solidFill>
                <w14:srgbClr w14:val="462006"/>
              </w14:solidFill>
            </w14:textFill>
          </w:rPr>
          <w:delText>GasGas</w:delText>
        </w:r>
      </w:del>
      <w:r>
        <w:rPr>
          <w:rFonts w:ascii="Calibri" w:hAnsi="Calibri"/>
          <w:outline w:val="0"/>
          <w:color w:val="462006"/>
          <w:sz w:val="22"/>
          <w:szCs w:val="22"/>
          <w:u w:color="462006"/>
          <w:rtl w:val="0"/>
          <w:lang w:val="en-US"/>
          <w14:textFill>
            <w14:solidFill>
              <w14:srgbClr w14:val="462006"/>
            </w14:solidFill>
          </w14:textFill>
        </w:rPr>
        <w:t>GLs happens in the channel</w:t>
      </w:r>
      <w:ins w:id="11" w:date="2020-07-14T09:26:49Z" w:author="Geoffrey Wambugu">
        <w:r>
          <w:rPr>
            <w:rFonts w:ascii="Calibri" w:hAnsi="Calibri"/>
            <w:outline w:val="0"/>
            <w:color w:val="462006"/>
            <w:sz w:val="22"/>
            <w:szCs w:val="22"/>
            <w:u w:color="462006"/>
            <w:rtl w:val="0"/>
            <w:lang w:val="en-US"/>
            <w14:textFill>
              <w14:solidFill>
                <w14:srgbClr w14:val="462006"/>
              </w14:solidFill>
            </w14:textFill>
          </w:rPr>
          <w:t>.</w:t>
        </w:r>
      </w:ins>
      <w:r>
        <w:rPr>
          <w:rFonts w:ascii="Calibri" w:hAnsi="Calibri"/>
          <w:outline w:val="0"/>
          <w:color w:val="462006"/>
          <w:sz w:val="22"/>
          <w:szCs w:val="22"/>
          <w:u w:color="462006"/>
          <w:rtl w:val="0"/>
          <w:lang w:val="en-US"/>
          <w14:textFill>
            <w14:solidFill>
              <w14:srgbClr w14:val="462006"/>
            </w14:solidFill>
          </w14:textFill>
        </w:rPr>
        <w:t xml:space="preserve"> B2C API facilitate the </w:t>
      </w:r>
      <w:del w:id="12" w:date="2020-07-14T09:26:54Z" w:author="Geoffrey Wambugu">
        <w:r>
          <w:rPr>
            <w:rFonts w:ascii="Calibri" w:hAnsi="Calibri"/>
            <w:outline w:val="0"/>
            <w:color w:val="462006"/>
            <w:sz w:val="22"/>
            <w:szCs w:val="22"/>
            <w:u w:color="462006"/>
            <w:rtl w:val="0"/>
            <w:lang w:val="en-US"/>
            <w14:textFill>
              <w14:solidFill>
                <w14:srgbClr w14:val="462006"/>
              </w14:solidFill>
            </w14:textFill>
          </w:rPr>
          <w:delText>creating</w:delText>
        </w:r>
      </w:del>
      <w:r>
        <w:rPr>
          <w:rFonts w:ascii="Calibri" w:hAnsi="Calibri"/>
          <w:outline w:val="0"/>
          <w:color w:val="462006"/>
          <w:sz w:val="22"/>
          <w:szCs w:val="22"/>
          <w:u w:color="462006"/>
          <w:rtl w:val="0"/>
          <w:lang w:val="en-US"/>
          <w14:textFill>
            <w14:solidFill>
              <w14:srgbClr w14:val="462006"/>
            </w14:solidFill>
          </w14:textFill>
        </w:rPr>
        <w:t xml:space="preserve">crediting of the </w:t>
      </w:r>
      <w:del w:id="13" w:date="2020-07-14T13:32:29Z" w:author="Geoffrey Wambugu">
        <w:r>
          <w:rPr>
            <w:rFonts w:ascii="Calibri" w:hAnsi="Calibri"/>
            <w:outline w:val="0"/>
            <w:color w:val="462006"/>
            <w:sz w:val="22"/>
            <w:szCs w:val="22"/>
            <w:u w:color="462006"/>
            <w:rtl w:val="0"/>
            <w:lang w:val="en-US"/>
            <w14:textFill>
              <w14:solidFill>
                <w14:srgbClr w14:val="462006"/>
              </w14:solidFill>
            </w14:textFill>
          </w:rPr>
          <w:delText xml:space="preserve"> </w:delText>
        </w:r>
      </w:del>
      <w:r>
        <w:rPr>
          <w:rFonts w:ascii="Calibri" w:hAnsi="Calibri"/>
          <w:outline w:val="0"/>
          <w:color w:val="462006"/>
          <w:sz w:val="22"/>
          <w:szCs w:val="22"/>
          <w:u w:color="462006"/>
          <w:rtl w:val="0"/>
          <w:lang w:val="en-US"/>
          <w14:textFill>
            <w14:solidFill>
              <w14:srgbClr w14:val="462006"/>
            </w14:solidFill>
          </w14:textFill>
        </w:rPr>
        <w:t xml:space="preserve">customer </w:t>
      </w:r>
      <w:del w:id="14" w:date="2020-07-14T09:27:07Z" w:author="Geoffrey Wambugu">
        <w:r>
          <w:rPr>
            <w:rFonts w:ascii="Calibri" w:hAnsi="Calibri"/>
            <w:outline w:val="0"/>
            <w:color w:val="462006"/>
            <w:sz w:val="22"/>
            <w:szCs w:val="22"/>
            <w:u w:color="462006"/>
            <w:rtl w:val="0"/>
            <w:lang w:val="en-US"/>
            <w14:textFill>
              <w14:solidFill>
                <w14:srgbClr w14:val="462006"/>
              </w14:solidFill>
            </w14:textFill>
          </w:rPr>
          <w:delText>wallet</w:delText>
        </w:r>
      </w:del>
      <w:del w:id="15" w:date="2020-07-14T09:27:07Z" w:author="Geoffrey Wambugu">
        <w:r>
          <w:rPr>
            <w:rFonts w:ascii="Calibri" w:hAnsi="Calibri"/>
            <w:outline w:val="0"/>
            <w:color w:val="462006"/>
            <w:sz w:val="22"/>
            <w:szCs w:val="22"/>
            <w:u w:color="462006"/>
            <w:rtl w:val="0"/>
            <w:lang w:val="en-US"/>
            <w14:textFill>
              <w14:solidFill>
                <w14:srgbClr w14:val="462006"/>
              </w14:solidFill>
            </w14:textFill>
          </w:rPr>
          <w:delText>clients</w:delText>
        </w:r>
      </w:del>
      <w:r>
        <w:rPr>
          <w:rFonts w:ascii="Calibri" w:hAnsi="Calibri"/>
          <w:outline w:val="0"/>
          <w:color w:val="462006"/>
          <w:sz w:val="22"/>
          <w:szCs w:val="22"/>
          <w:u w:color="462006"/>
          <w:rtl w:val="0"/>
          <w:lang w:val="en-US"/>
          <w14:textFill>
            <w14:solidFill>
              <w14:srgbClr w14:val="462006"/>
            </w14:solidFill>
          </w14:textFill>
        </w:rPr>
        <w:t>wallets</w:t>
      </w:r>
      <w:ins w:id="16" w:date="2020-07-14T09:30:24Z" w:author="Geoffrey Wambugu">
        <w:r>
          <w:rPr>
            <w:rFonts w:ascii="Calibri" w:hAnsi="Calibri"/>
            <w:outline w:val="0"/>
            <w:color w:val="462006"/>
            <w:sz w:val="22"/>
            <w:szCs w:val="22"/>
            <w:u w:color="462006"/>
            <w:rtl w:val="0"/>
            <w:lang w:val="en-US"/>
            <w14:textFill>
              <w14:solidFill>
                <w14:srgbClr w14:val="462006"/>
              </w14:solidFill>
            </w14:textFill>
          </w:rPr>
          <w:t>.</w:t>
        </w:r>
      </w:ins>
    </w:p>
    <w:p>
      <w:pPr>
        <w:pStyle w:val="Body"/>
        <w:rPr>
          <w:del w:id="17" w:date="2020-07-14T09:30:21Z" w:author="Geoffrey Wambugu"/>
          <w:rFonts w:ascii="Calibri" w:cs="Calibri" w:hAnsi="Calibri" w:eastAsia="Calibri"/>
          <w:outline w:val="0"/>
          <w:color w:val="462006"/>
          <w:sz w:val="22"/>
          <w:szCs w:val="22"/>
          <w:u w:color="462006"/>
          <w14:textFill>
            <w14:solidFill>
              <w14:srgbClr w14:val="462006"/>
            </w14:solidFill>
          </w14:textFill>
        </w:rPr>
      </w:pPr>
      <w:del w:id="18" w:date="2020-07-14T09:30:21Z" w:author="Geoffrey Wambugu">
        <w:r>
          <w:rPr>
            <w:rFonts w:ascii="Calibri" w:hAnsi="Calibri"/>
            <w:outline w:val="0"/>
            <w:color w:val="462006"/>
            <w:sz w:val="22"/>
            <w:szCs w:val="22"/>
            <w:u w:color="462006"/>
            <w:rtl w:val="0"/>
            <w:lang w:val="en-US"/>
            <w14:textFill>
              <w14:solidFill>
                <w14:srgbClr w14:val="462006"/>
              </w14:solidFill>
            </w14:textFill>
          </w:rPr>
          <w:delText xml:space="preserve"> to query the name of the wallet beneficiary from historical data. The API check the most recent data, check the age and return name if data is found. If data is not found or data is older than six months mobile number is returned.</w:delText>
        </w:r>
      </w:del>
    </w:p>
    <w:p>
      <w:pPr>
        <w:pStyle w:val="Body"/>
        <w:rPr>
          <w:del w:id="19" w:date="2020-07-14T09:30:21Z" w:author="Geoffrey Wambugu"/>
          <w:rFonts w:ascii="Calibri" w:cs="Calibri" w:hAnsi="Calibri" w:eastAsia="Calibri"/>
          <w:outline w:val="0"/>
          <w:color w:val="462006"/>
          <w:sz w:val="22"/>
          <w:szCs w:val="22"/>
          <w:u w:color="462006"/>
          <w14:textFill>
            <w14:solidFill>
              <w14:srgbClr w14:val="462006"/>
            </w14:solidFill>
          </w14:textFill>
        </w:rPr>
      </w:pPr>
      <w:del w:id="20" w:date="2020-07-14T09:30:21Z" w:author="Geoffrey Wambugu">
        <w:r>
          <w:rPr>
            <w:rFonts w:ascii="Calibri" w:hAnsi="Calibri"/>
            <w:outline w:val="0"/>
            <w:color w:val="462006"/>
            <w:sz w:val="22"/>
            <w:szCs w:val="22"/>
            <w:u w:color="462006"/>
            <w:rtl w:val="0"/>
            <w:lang w:val="en-US"/>
            <w14:textFill>
              <w14:solidFill>
                <w14:srgbClr w14:val="462006"/>
              </w14:solidFill>
            </w14:textFill>
          </w:rPr>
          <w:delText>This is a rest api, supports POST method and consume XML text.</w:delText>
        </w:r>
      </w:del>
    </w:p>
    <w:p>
      <w:pPr>
        <w:pStyle w:val="Body"/>
        <w:rPr>
          <w:rFonts w:ascii="Calibri" w:cs="Calibri" w:hAnsi="Calibri" w:eastAsia="Calibri"/>
          <w:outline w:val="0"/>
          <w:color w:val="462006"/>
          <w:sz w:val="22"/>
          <w:szCs w:val="22"/>
          <w:u w:color="462006"/>
          <w14:textFill>
            <w14:solidFill>
              <w14:srgbClr w14:val="462006"/>
            </w14:solidFill>
          </w14:textFill>
        </w:rPr>
      </w:pP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en-US"/>
          <w14:textOutline w14:w="12700" w14:cap="flat">
            <w14:noFill/>
            <w14:miter w14:lim="400000"/>
          </w14:textOutline>
          <w14:textFill>
            <w14:solidFill>
              <w14:srgbClr w14:val="462006"/>
            </w14:solidFill>
          </w14:textFill>
        </w:rPr>
      </w:pPr>
      <w:r>
        <w:rPr>
          <w:rFonts w:ascii="Calibri" w:cs="Arial Unicode MS" w:hAnsi="Calibri" w:eastAsia="Arial Unicode MS"/>
          <w:b w:val="1"/>
          <w:bCs w:val="1"/>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en-US"/>
          <w14:textOutline w14:w="12700" w14:cap="flat">
            <w14:noFill/>
            <w14:miter w14:lim="400000"/>
          </w14:textOutline>
          <w14:textFill>
            <w14:solidFill>
              <w14:srgbClr w14:val="462006"/>
            </w14:solidFill>
          </w14:textFill>
        </w:rPr>
        <w:t>Method</w:t>
      </w:r>
      <w:r>
        <w:rPr>
          <w:rFonts w:ascii="Calibri" w:cs="Arial Unicode MS" w:hAnsi="Calibri" w:eastAsia="Arial Unicode MS"/>
          <w:b w:val="0"/>
          <w:bCs w:val="0"/>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en-US"/>
          <w14:textOutline w14:w="12700" w14:cap="flat">
            <w14:noFill/>
            <w14:miter w14:lim="400000"/>
          </w14:textOutline>
          <w14:textFill>
            <w14:solidFill>
              <w14:srgbClr w14:val="462006"/>
            </w14:solidFill>
          </w14:textFill>
        </w:rPr>
        <w:t xml:space="preserve">: </w:t>
      </w:r>
      <w:r>
        <w:rPr>
          <w:rFonts w:ascii="Calibri" w:cs="Arial Unicode MS" w:hAnsi="Calibri" w:eastAsia="Arial Unicode MS"/>
          <w:b w:val="0"/>
          <w:bCs w:val="0"/>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en-US"/>
          <w14:textOutline w14:w="12700" w14:cap="flat">
            <w14:noFill/>
            <w14:miter w14:lim="400000"/>
          </w14:textOutline>
          <w14:textFill>
            <w14:solidFill>
              <w14:srgbClr w14:val="462006"/>
            </w14:solidFill>
          </w14:textFill>
        </w:rPr>
        <w:t>POST</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462006"/>
          <w:spacing w:val="0"/>
          <w:kern w:val="0"/>
          <w:position w:val="0"/>
          <w:sz w:val="24"/>
          <w:szCs w:val="24"/>
          <w:u w:val="none" w:color="462006"/>
          <w:shd w:val="nil" w:color="auto" w:fill="auto"/>
          <w:vertAlign w:val="baseline"/>
          <w:rtl w:val="0"/>
          <w14:textOutline w14:w="12700" w14:cap="flat">
            <w14:noFill/>
            <w14:miter w14:lim="400000"/>
          </w14:textOutline>
          <w14:textFill>
            <w14:solidFill>
              <w14:srgbClr w14:val="462006"/>
            </w14:solidFill>
          </w14:textFill>
        </w:rPr>
      </w:pPr>
      <w:r>
        <w:rPr>
          <w:rFonts w:ascii="Calibri" w:cs="Arial Unicode MS" w:hAnsi="Calibri" w:eastAsia="Arial Unicode MS"/>
          <w:b w:val="1"/>
          <w:bCs w:val="1"/>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it-IT"/>
          <w14:textOutline w14:w="12700" w14:cap="flat">
            <w14:noFill/>
            <w14:miter w14:lim="400000"/>
          </w14:textOutline>
          <w14:textFill>
            <w14:solidFill>
              <w14:srgbClr w14:val="462006"/>
            </w14:solidFill>
          </w14:textFill>
        </w:rPr>
        <w:t>Request</w:t>
      </w:r>
      <w:r>
        <w:rPr>
          <w:rFonts w:ascii="Calibri" w:cs="Arial Unicode MS" w:hAnsi="Calibri" w:eastAsia="Arial Unicode MS"/>
          <w:b w:val="0"/>
          <w:bCs w:val="0"/>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en-US"/>
          <w14:textOutline w14:w="12700" w14:cap="flat">
            <w14:noFill/>
            <w14:miter w14:lim="400000"/>
          </w14:textOutline>
          <w14:textFill>
            <w14:solidFill>
              <w14:srgbClr w14:val="462006"/>
            </w14:solidFill>
          </w14:textFill>
        </w:rPr>
        <w:t xml:space="preserve">: </w:t>
      </w:r>
      <w:r>
        <w:rPr>
          <w:rFonts w:ascii="Calibri" w:cs="Arial Unicode MS" w:hAnsi="Calibri" w:eastAsia="Arial Unicode MS"/>
          <w:b w:val="0"/>
          <w:bCs w:val="0"/>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en-US"/>
          <w14:textOutline w14:w="12700" w14:cap="flat">
            <w14:noFill/>
            <w14:miter w14:lim="400000"/>
          </w14:textOutline>
          <w14:textFill>
            <w14:solidFill>
              <w14:srgbClr w14:val="462006"/>
            </w14:solidFill>
          </w14:textFill>
        </w:rPr>
        <w:t>xml/text</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Calibri" w:cs="Arial Unicode MS" w:hAnsi="Calibri" w:eastAsia="Arial Unicode MS"/>
          <w:b w:val="1"/>
          <w:bCs w:val="1"/>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en-US"/>
          <w14:textOutline w14:w="12700" w14:cap="flat">
            <w14:noFill/>
            <w14:miter w14:lim="400000"/>
          </w14:textOutline>
          <w14:textFill>
            <w14:solidFill>
              <w14:srgbClr w14:val="462006"/>
            </w14:solidFill>
          </w14:textFill>
        </w:rPr>
        <w:t>Endpoint</w:t>
      </w:r>
      <w:r>
        <w:rPr>
          <w:rFonts w:ascii="Calibri" w:cs="Arial Unicode MS" w:hAnsi="Calibri" w:eastAsia="Arial Unicode MS"/>
          <w:b w:val="0"/>
          <w:bCs w:val="0"/>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en-US"/>
          <w14:textOutline w14:w="12700" w14:cap="flat">
            <w14:noFill/>
            <w14:miter w14:lim="400000"/>
          </w14:textOutline>
          <w14:textFill>
            <w14:solidFill>
              <w14:srgbClr w14:val="462006"/>
            </w14:solidFill>
          </w14:textFill>
        </w:rPr>
        <w:t xml:space="preserve">: </w:t>
      </w:r>
      <w:r>
        <w:rPr>
          <w:rStyle w:val="Hyperlink.0"/>
          <w:rFonts w:ascii="Calibri" w:cs="Calibri" w:hAnsi="Calibri" w:eastAsia="Calibri"/>
          <w:b w:val="0"/>
          <w:bCs w:val="0"/>
          <w:i w:val="0"/>
          <w:iCs w:val="0"/>
          <w:caps w:val="0"/>
          <w:smallCaps w:val="0"/>
          <w:strike w:val="0"/>
          <w:dstrike w:val="0"/>
          <w:outline w:val="0"/>
          <w:color w:val="0563c1"/>
          <w:spacing w:val="0"/>
          <w:kern w:val="0"/>
          <w:position w:val="0"/>
          <w:sz w:val="22"/>
          <w:szCs w:val="22"/>
          <w:u w:val="single" w:color="0563c1"/>
          <w:shd w:val="nil" w:color="auto" w:fill="auto"/>
          <w:vertAlign w:val="baseline"/>
          <w:rtl w:val="0"/>
          <w:lang w:val="en-US"/>
          <w14:textOutline w14:w="12700" w14:cap="flat">
            <w14:noFill/>
            <w14:miter w14:lim="400000"/>
          </w14:textOutline>
          <w14:textFill>
            <w14:solidFill>
              <w14:srgbClr w14:val="0563C1"/>
            </w14:solidFill>
          </w14:textFill>
        </w:rPr>
        <w:fldChar w:fldCharType="begin" w:fldLock="0"/>
      </w:r>
      <w:r>
        <w:rPr>
          <w:rStyle w:val="Hyperlink.0"/>
          <w:rFonts w:ascii="Calibri" w:cs="Calibri" w:hAnsi="Calibri" w:eastAsia="Calibri"/>
          <w:b w:val="0"/>
          <w:bCs w:val="0"/>
          <w:i w:val="0"/>
          <w:iCs w:val="0"/>
          <w:caps w:val="0"/>
          <w:smallCaps w:val="0"/>
          <w:strike w:val="0"/>
          <w:dstrike w:val="0"/>
          <w:outline w:val="0"/>
          <w:color w:val="0563c1"/>
          <w:spacing w:val="0"/>
          <w:kern w:val="0"/>
          <w:position w:val="0"/>
          <w:sz w:val="22"/>
          <w:szCs w:val="22"/>
          <w:u w:val="single" w:color="0563c1"/>
          <w:shd w:val="nil" w:color="auto" w:fill="auto"/>
          <w:vertAlign w:val="baseline"/>
          <w:rtl w:val="0"/>
          <w:lang w:val="en-US"/>
          <w14:textOutline w14:w="12700" w14:cap="flat">
            <w14:noFill/>
            <w14:miter w14:lim="400000"/>
          </w14:textOutline>
          <w14:textFill>
            <w14:solidFill>
              <w14:srgbClr w14:val="0563C1"/>
            </w14:solidFill>
          </w14:textFill>
        </w:rPr>
        <w:instrText xml:space="preserve"> HYPERLINK "http://10.11.6.111:7879/way4handler/"</w:instrText>
      </w:r>
      <w:r>
        <w:rPr>
          <w:rStyle w:val="Hyperlink.0"/>
          <w:rFonts w:ascii="Calibri" w:cs="Calibri" w:hAnsi="Calibri" w:eastAsia="Calibri"/>
          <w:b w:val="0"/>
          <w:bCs w:val="0"/>
          <w:i w:val="0"/>
          <w:iCs w:val="0"/>
          <w:caps w:val="0"/>
          <w:smallCaps w:val="0"/>
          <w:strike w:val="0"/>
          <w:dstrike w:val="0"/>
          <w:outline w:val="0"/>
          <w:color w:val="0563c1"/>
          <w:spacing w:val="0"/>
          <w:kern w:val="0"/>
          <w:position w:val="0"/>
          <w:sz w:val="22"/>
          <w:szCs w:val="22"/>
          <w:u w:val="single" w:color="0563c1"/>
          <w:shd w:val="nil" w:color="auto" w:fill="auto"/>
          <w:vertAlign w:val="baseline"/>
          <w:rtl w:val="0"/>
          <w:lang w:val="en-US"/>
          <w14:textOutline w14:w="12700" w14:cap="flat">
            <w14:noFill/>
            <w14:miter w14:lim="400000"/>
          </w14:textOutline>
          <w14:textFill>
            <w14:solidFill>
              <w14:srgbClr w14:val="0563C1"/>
            </w14:solidFill>
          </w14:textFill>
        </w:rPr>
        <w:fldChar w:fldCharType="separate" w:fldLock="0"/>
      </w:r>
      <w:r>
        <w:rPr>
          <w:rStyle w:val="Hyperlink.0"/>
          <w:rFonts w:ascii="Calibri" w:cs="Arial Unicode MS" w:hAnsi="Calibri" w:eastAsia="Arial Unicode MS"/>
          <w:b w:val="0"/>
          <w:bCs w:val="0"/>
          <w:i w:val="0"/>
          <w:iCs w:val="0"/>
          <w:caps w:val="0"/>
          <w:smallCaps w:val="0"/>
          <w:strike w:val="0"/>
          <w:dstrike w:val="0"/>
          <w:outline w:val="0"/>
          <w:color w:val="0563c1"/>
          <w:spacing w:val="0"/>
          <w:kern w:val="0"/>
          <w:position w:val="0"/>
          <w:sz w:val="22"/>
          <w:szCs w:val="22"/>
          <w:u w:val="single" w:color="0563c1"/>
          <w:shd w:val="nil" w:color="auto" w:fill="auto"/>
          <w:vertAlign w:val="baseline"/>
          <w:rtl w:val="0"/>
          <w:lang w:val="en-US"/>
          <w14:textOutline w14:w="12700" w14:cap="flat">
            <w14:noFill/>
            <w14:miter w14:lim="400000"/>
          </w14:textOutline>
          <w14:textFill>
            <w14:solidFill>
              <w14:srgbClr w14:val="0563C1"/>
            </w14:solidFill>
          </w14:textFill>
        </w:rPr>
        <w:t>http://10.11.6.111:7879/way4handler/</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fldChar w:fldCharType="end"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en-US"/>
          <w14:textOutline w14:w="12700" w14:cap="flat">
            <w14:noFill/>
            <w14:miter w14:lim="400000"/>
          </w14:textOutline>
          <w14:textFill>
            <w14:solidFill>
              <w14:srgbClr w14:val="462006"/>
            </w14:solidFill>
          </w14:textFill>
        </w:rPr>
      </w:pPr>
      <w:r>
        <w:rPr>
          <w:rFonts w:ascii="Calibri" w:cs="Arial Unicode MS" w:hAnsi="Calibri" w:eastAsia="Arial Unicode MS"/>
          <w:b w:val="1"/>
          <w:bCs w:val="1"/>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en-US"/>
          <w14:textOutline w14:w="12700" w14:cap="flat">
            <w14:noFill/>
            <w14:miter w14:lim="400000"/>
          </w14:textOutline>
          <w14:textFill>
            <w14:solidFill>
              <w14:srgbClr w14:val="462006"/>
            </w14:solidFill>
          </w14:textFill>
        </w:rPr>
        <w:t>Request Fields</w:t>
      </w:r>
      <w:r>
        <w:rPr>
          <w:rFonts w:ascii="Calibri" w:cs="Arial Unicode MS" w:hAnsi="Calibri" w:eastAsia="Arial Unicode MS"/>
          <w:b w:val="0"/>
          <w:bCs w:val="0"/>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en-US"/>
          <w14:textOutline w14:w="12700" w14:cap="flat">
            <w14:noFill/>
            <w14:miter w14:lim="400000"/>
          </w14:textOutline>
          <w14:textFill>
            <w14:solidFill>
              <w14:srgbClr w14:val="462006"/>
            </w14:solidFill>
          </w14:textFill>
        </w:rPr>
        <w:t>:</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del w:id="21" w:date="2020-07-14T09:31:55Z" w:author="Geoffrey Wambugu"/>
          <w:rFonts w:ascii="Calibri" w:cs="Calibri" w:hAnsi="Calibri" w:eastAsia="Calibri"/>
          <w:b w:val="0"/>
          <w:bCs w:val="0"/>
          <w:i w:val="0"/>
          <w:iCs w:val="0"/>
          <w:caps w:val="0"/>
          <w:smallCaps w:val="0"/>
          <w:strike w:val="0"/>
          <w:dstrike w:val="0"/>
          <w:outline w:val="0"/>
          <w:color w:val="462006"/>
          <w:spacing w:val="0"/>
          <w:kern w:val="0"/>
          <w:position w:val="0"/>
          <w:sz w:val="24"/>
          <w:szCs w:val="24"/>
          <w:u w:val="none" w:color="462006"/>
          <w:shd w:val="nil" w:color="auto" w:fill="auto"/>
          <w:vertAlign w:val="baseline"/>
          <w:rtl w:val="0"/>
          <w:lang w:val="en-US"/>
          <w14:textOutline w14:w="12700" w14:cap="flat">
            <w14:noFill/>
            <w14:miter w14:lim="400000"/>
          </w14:textOutline>
          <w14:textFill>
            <w14:solidFill>
              <w14:srgbClr w14:val="462006"/>
            </w14:solidFill>
          </w14:textFill>
        </w:rPr>
      </w:pPr>
    </w:p>
    <w:p>
      <w:pPr>
        <w:pStyle w:val="Heading 2"/>
      </w:pPr>
      <w:del w:id="22" w:date="2020-07-14T09:31:55Z" w:author="Geoffrey Wambugu">
        <w:r>
          <w:rPr>
            <w:rtl w:val="0"/>
            <w:lang w:val="en-US"/>
          </w:rPr>
          <w:delText>Fields</w:delText>
        </w:r>
      </w:del>
    </w:p>
    <w:p>
      <w:pPr>
        <w:pStyle w:val="Body"/>
        <w:rPr>
          <w:rFonts w:ascii="Calibri" w:cs="Calibri" w:hAnsi="Calibri" w:eastAsia="Calibri"/>
          <w:outline w:val="0"/>
          <w:color w:val="462006"/>
          <w:sz w:val="22"/>
          <w:szCs w:val="22"/>
          <w:u w:color="462006"/>
          <w14:textFill>
            <w14:solidFill>
              <w14:srgbClr w14:val="462006"/>
            </w14:solidFill>
          </w14:textFill>
        </w:rPr>
      </w:pPr>
    </w:p>
    <w:tbl>
      <w:tblPr>
        <w:tblW w:w="71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440"/>
        <w:gridCol w:w="1335"/>
        <w:gridCol w:w="3415"/>
      </w:tblGrid>
      <w:tr>
        <w:tblPrEx>
          <w:shd w:val="clear" w:color="auto" w:fill="cdd4e9"/>
        </w:tblPrEx>
        <w:trPr>
          <w:trHeight w:val="221" w:hRule="atLeast"/>
        </w:trPr>
        <w:tc>
          <w:tcPr>
            <w:tcW w:type="dxa" w:w="2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b w:val="1"/>
                <w:bCs w:val="1"/>
                <w:outline w:val="0"/>
                <w:color w:val="462006"/>
                <w:sz w:val="22"/>
                <w:szCs w:val="22"/>
                <w:u w:color="462006"/>
                <w:shd w:val="nil" w:color="auto" w:fill="auto"/>
                <w:rtl w:val="0"/>
                <w:lang w:val="en-US"/>
                <w14:textFill>
                  <w14:solidFill>
                    <w14:srgbClr w14:val="462006"/>
                  </w14:solidFill>
                </w14:textFill>
              </w:rPr>
              <w:t>Field/Tag</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b w:val="1"/>
                <w:bCs w:val="1"/>
                <w:outline w:val="0"/>
                <w:color w:val="462006"/>
                <w:sz w:val="22"/>
                <w:szCs w:val="22"/>
                <w:u w:color="462006"/>
                <w:shd w:val="nil" w:color="auto" w:fill="auto"/>
                <w:rtl w:val="0"/>
                <w:lang w:val="en-US"/>
                <w14:textFill>
                  <w14:solidFill>
                    <w14:srgbClr w14:val="462006"/>
                  </w14:solidFill>
                </w14:textFill>
              </w:rPr>
              <w:t>Type</w:t>
            </w:r>
          </w:p>
        </w:tc>
        <w:tc>
          <w:tcPr>
            <w:tcW w:type="dxa" w:w="3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b w:val="1"/>
                <w:bCs w:val="1"/>
                <w:outline w:val="0"/>
                <w:color w:val="462006"/>
                <w:sz w:val="22"/>
                <w:szCs w:val="22"/>
                <w:u w:color="462006"/>
                <w:shd w:val="nil" w:color="auto" w:fill="auto"/>
                <w:rtl w:val="0"/>
                <w:lang w:val="en-US"/>
                <w14:textFill>
                  <w14:solidFill>
                    <w14:srgbClr w14:val="462006"/>
                  </w14:solidFill>
                </w14:textFill>
              </w:rPr>
              <w:t>Remarks</w:t>
            </w:r>
          </w:p>
        </w:tc>
      </w:tr>
      <w:tr>
        <w:tblPrEx>
          <w:shd w:val="clear" w:color="auto" w:fill="cdd4e9"/>
        </w:tblPrEx>
        <w:trPr>
          <w:trHeight w:val="221" w:hRule="atLeast"/>
        </w:trPr>
        <w:tc>
          <w:tcPr>
            <w:tcW w:type="dxa" w:w="2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rtl w:val="0"/>
                <w14:textFill>
                  <w14:solidFill>
                    <w14:srgbClr w14:val="462006"/>
                  </w14:solidFill>
                </w14:textFill>
              </w:rPr>
              <w:t>amount</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String</w:t>
            </w:r>
          </w:p>
        </w:tc>
        <w:tc>
          <w:tcPr>
            <w:tcW w:type="dxa" w:w="3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Transaction Amount</w:t>
            </w:r>
          </w:p>
        </w:tc>
      </w:tr>
      <w:tr>
        <w:tblPrEx>
          <w:shd w:val="clear" w:color="auto" w:fill="cdd4e9"/>
        </w:tblPrEx>
        <w:trPr>
          <w:trHeight w:val="221" w:hRule="atLeast"/>
        </w:trPr>
        <w:tc>
          <w:tcPr>
            <w:tcW w:type="dxa" w:w="2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rtl w:val="0"/>
                <w14:textFill>
                  <w14:solidFill>
                    <w14:srgbClr w14:val="462006"/>
                  </w14:solidFill>
                </w14:textFill>
              </w:rPr>
              <w:t>sender</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String</w:t>
            </w:r>
          </w:p>
        </w:tc>
        <w:tc>
          <w:tcPr>
            <w:tcW w:type="dxa" w:w="3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rtl w:val="0"/>
                <w:lang w:val="en-US"/>
                <w14:textFill>
                  <w14:solidFill>
                    <w14:srgbClr w14:val="462006"/>
                  </w14:solidFill>
                </w14:textFill>
              </w:rPr>
              <w:t>Sender Mobile Number</w:t>
            </w:r>
          </w:p>
        </w:tc>
      </w:tr>
      <w:tr>
        <w:tblPrEx>
          <w:shd w:val="clear" w:color="auto" w:fill="cdd4e9"/>
        </w:tblPrEx>
        <w:trPr>
          <w:trHeight w:val="221" w:hRule="atLeast"/>
        </w:trPr>
        <w:tc>
          <w:tcPr>
            <w:tcW w:type="dxa" w:w="2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msgId</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String</w:t>
            </w:r>
          </w:p>
        </w:tc>
        <w:tc>
          <w:tcPr>
            <w:tcW w:type="dxa" w:w="3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Request id</w:t>
            </w:r>
          </w:p>
        </w:tc>
      </w:tr>
      <w:tr>
        <w:tblPrEx>
          <w:shd w:val="clear" w:color="auto" w:fill="cdd4e9"/>
        </w:tblPrEx>
        <w:trPr>
          <w:trHeight w:val="221" w:hRule="atLeast"/>
        </w:trPr>
        <w:tc>
          <w:tcPr>
            <w:tcW w:type="dxa" w:w="2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rtl w:val="0"/>
                <w14:textFill>
                  <w14:solidFill>
                    <w14:srgbClr w14:val="462006"/>
                  </w14:solidFill>
                </w14:textFill>
              </w:rPr>
              <w:t>name</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String</w:t>
            </w:r>
          </w:p>
        </w:tc>
        <w:tc>
          <w:tcPr>
            <w:tcW w:type="dxa" w:w="3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Name of the the sender</w:t>
            </w:r>
            <w:r>
              <w:rPr>
                <w:rFonts w:ascii="Calibri" w:hAnsi="Calibri"/>
                <w:outline w:val="0"/>
                <w:color w:val="462006"/>
                <w:sz w:val="22"/>
                <w:szCs w:val="22"/>
                <w:u w:color="462006"/>
                <w:shd w:val="nil" w:color="auto" w:fill="auto"/>
                <w:rtl w:val="0"/>
                <w:lang w:val="en-US"/>
                <w14:textFill>
                  <w14:solidFill>
                    <w14:srgbClr w14:val="462006"/>
                  </w14:solidFill>
                </w14:textFill>
              </w:rPr>
              <w:t xml:space="preserve"> </w:t>
            </w:r>
          </w:p>
        </w:tc>
      </w:tr>
      <w:tr>
        <w:tblPrEx>
          <w:shd w:val="clear" w:color="auto" w:fill="cdd4e9"/>
        </w:tblPrEx>
        <w:trPr>
          <w:trHeight w:val="221" w:hRule="atLeast"/>
        </w:trPr>
        <w:tc>
          <w:tcPr>
            <w:tcW w:type="dxa" w:w="2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rtl w:val="0"/>
                <w14:textFill>
                  <w14:solidFill>
                    <w14:srgbClr w14:val="462006"/>
                  </w14:solidFill>
                </w14:textFill>
              </w:rPr>
              <w:t>number</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String</w:t>
            </w:r>
          </w:p>
        </w:tc>
        <w:tc>
          <w:tcPr>
            <w:tcW w:type="dxa" w:w="3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Beneficiary Mobile number</w:t>
            </w:r>
          </w:p>
        </w:tc>
      </w:tr>
      <w:tr>
        <w:tblPrEx>
          <w:shd w:val="clear" w:color="auto" w:fill="cdd4e9"/>
        </w:tblPrEx>
        <w:trPr>
          <w:trHeight w:val="221" w:hRule="atLeast"/>
        </w:trPr>
        <w:tc>
          <w:tcPr>
            <w:tcW w:type="dxa" w:w="2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rtl w:val="0"/>
                <w14:textFill>
                  <w14:solidFill>
                    <w14:srgbClr w14:val="462006"/>
                  </w14:solidFill>
                </w14:textFill>
              </w:rPr>
              <w:t>telco</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String</w:t>
            </w:r>
          </w:p>
        </w:tc>
        <w:tc>
          <w:tcPr>
            <w:tcW w:type="dxa" w:w="3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TELCO Wallet short name</w:t>
            </w:r>
          </w:p>
        </w:tc>
      </w:tr>
      <w:tr>
        <w:tblPrEx>
          <w:shd w:val="clear" w:color="auto" w:fill="cdd4e9"/>
        </w:tblPrEx>
        <w:trPr>
          <w:trHeight w:val="221" w:hRule="atLeast"/>
        </w:trPr>
        <w:tc>
          <w:tcPr>
            <w:tcW w:type="dxa" w:w="2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rtl w:val="0"/>
                <w14:textFill>
                  <w14:solidFill>
                    <w14:srgbClr w14:val="462006"/>
                  </w14:solidFill>
                </w14:textFill>
              </w:rPr>
              <w:t>rrn</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String</w:t>
            </w:r>
          </w:p>
        </w:tc>
        <w:tc>
          <w:tcPr>
            <w:tcW w:type="dxa" w:w="3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RRN</w:t>
            </w:r>
          </w:p>
        </w:tc>
      </w:tr>
      <w:tr>
        <w:tblPrEx>
          <w:shd w:val="clear" w:color="auto" w:fill="cdd4e9"/>
        </w:tblPrEx>
        <w:trPr>
          <w:trHeight w:val="221" w:hRule="atLeast"/>
        </w:trPr>
        <w:tc>
          <w:tcPr>
            <w:tcW w:type="dxa" w:w="2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rtl w:val="0"/>
                <w14:textFill>
                  <w14:solidFill>
                    <w14:srgbClr w14:val="462006"/>
                  </w14:solidFill>
                </w14:textFill>
              </w:rPr>
              <w:t>msgId</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462006"/>
                <w:spacing w:val="0"/>
                <w:kern w:val="0"/>
                <w:position w:val="0"/>
                <w:sz w:val="22"/>
                <w:szCs w:val="22"/>
                <w:u w:val="none" w:color="462006"/>
                <w:shd w:val="nil" w:color="auto" w:fill="auto"/>
                <w:vertAlign w:val="baseline"/>
                <w:rtl w:val="0"/>
                <w14:textOutline>
                  <w14:noFill/>
                </w14:textOutline>
                <w14:textFill>
                  <w14:solidFill>
                    <w14:srgbClr w14:val="462006"/>
                  </w14:solidFill>
                </w14:textFill>
              </w:rPr>
              <w:t>String</w:t>
            </w:r>
          </w:p>
        </w:tc>
        <w:tc>
          <w:tcPr>
            <w:tcW w:type="dxa" w:w="3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462006"/>
                <w:spacing w:val="0"/>
                <w:kern w:val="0"/>
                <w:position w:val="0"/>
                <w:sz w:val="22"/>
                <w:szCs w:val="22"/>
                <w:u w:val="none" w:color="462006"/>
                <w:shd w:val="nil" w:color="auto" w:fill="auto"/>
                <w:vertAlign w:val="baseline"/>
                <w:rtl w:val="0"/>
                <w14:textOutline>
                  <w14:noFill/>
                </w14:textOutline>
                <w14:textFill>
                  <w14:solidFill>
                    <w14:srgbClr w14:val="462006"/>
                  </w14:solidFill>
                </w14:textFill>
              </w:rPr>
              <w:t>RRN or unique request ID</w:t>
            </w:r>
          </w:p>
        </w:tc>
      </w:tr>
      <w:tr>
        <w:tblPrEx>
          <w:shd w:val="clear" w:color="auto" w:fill="cdd4e9"/>
        </w:tblPrEx>
        <w:trPr>
          <w:trHeight w:val="1261" w:hRule="atLeast"/>
        </w:trPr>
        <w:tc>
          <w:tcPr>
            <w:tcW w:type="dxa" w:w="2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rtl w:val="0"/>
                <w14:textFill>
                  <w14:solidFill>
                    <w14:srgbClr w14:val="462006"/>
                  </w14:solidFill>
                </w14:textFill>
              </w:rPr>
              <w:t>signature</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String</w:t>
            </w:r>
          </w:p>
        </w:tc>
        <w:tc>
          <w:tcPr>
            <w:tcW w:type="dxa" w:w="3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rtl w:val="0"/>
                <w14:textFill>
                  <w14:solidFill>
                    <w14:srgbClr w14:val="462006"/>
                  </w14:solidFill>
                </w14:textFill>
              </w:rPr>
              <w:t xml:space="preserve">Concatenate Amount + Sender + Name + Number  + Telco  + Rrn  </w:t>
            </w:r>
            <w:r>
              <w:rPr>
                <w:rFonts w:ascii="Calibri" w:hAnsi="Calibri" w:hint="default"/>
                <w:outline w:val="0"/>
                <w:color w:val="462006"/>
                <w:sz w:val="22"/>
                <w:szCs w:val="22"/>
                <w:u w:color="462006"/>
                <w:rtl w:val="0"/>
                <w14:textFill>
                  <w14:solidFill>
                    <w14:srgbClr w14:val="462006"/>
                  </w14:solidFill>
                </w14:textFill>
              </w:rPr>
              <w:br w:type="textWrapping"/>
            </w:r>
            <w:r>
              <w:rPr>
                <w:rFonts w:ascii="Calibri" w:hAnsi="Calibri"/>
                <w:outline w:val="0"/>
                <w:color w:val="462006"/>
                <w:sz w:val="22"/>
                <w:szCs w:val="22"/>
                <w:u w:color="462006"/>
                <w:rtl w:val="0"/>
                <w14:textFill>
                  <w14:solidFill>
                    <w14:srgbClr w14:val="462006"/>
                  </w14:solidFill>
                </w14:textFill>
              </w:rPr>
              <w:t xml:space="preserve">Sign with private and base 64 encode </w:t>
            </w:r>
          </w:p>
          <w:p>
            <w:pPr>
              <w:pStyle w:val="Body"/>
            </w:pPr>
          </w:p>
        </w:tc>
      </w:tr>
    </w:tbl>
    <w:p>
      <w:pPr>
        <w:pStyle w:val="Body"/>
        <w:widowControl w:val="0"/>
        <w:rPr>
          <w:rFonts w:ascii="Calibri" w:cs="Calibri" w:hAnsi="Calibri" w:eastAsia="Calibri"/>
          <w:outline w:val="0"/>
          <w:color w:val="462006"/>
          <w:sz w:val="22"/>
          <w:szCs w:val="22"/>
          <w:u w:color="462006"/>
          <w14:textFill>
            <w14:solidFill>
              <w14:srgbClr w14:val="462006"/>
            </w14:solidFill>
          </w14:textFill>
        </w:rPr>
      </w:pPr>
    </w:p>
    <w:p>
      <w:pPr>
        <w:pStyle w:val="Body"/>
        <w:rPr>
          <w:rFonts w:ascii="Calibri" w:cs="Calibri" w:hAnsi="Calibri" w:eastAsia="Calibri"/>
          <w:outline w:val="0"/>
          <w:color w:val="462006"/>
          <w:sz w:val="22"/>
          <w:szCs w:val="22"/>
          <w:u w:color="462006"/>
          <w14:textFill>
            <w14:solidFill>
              <w14:srgbClr w14:val="462006"/>
            </w14:solidFill>
          </w14:textFill>
        </w:rPr>
      </w:pPr>
    </w:p>
    <w:p>
      <w:pPr>
        <w:pStyle w:val="Body"/>
        <w:rPr>
          <w:ins w:id="23" w:date="2020-07-14T09:32:42Z" w:author="Geoffrey Wambugu"/>
          <w:rFonts w:ascii="Calibri" w:cs="Calibri" w:hAnsi="Calibri" w:eastAsia="Calibri"/>
          <w:outline w:val="0"/>
          <w:color w:val="462006"/>
          <w:sz w:val="22"/>
          <w:szCs w:val="22"/>
          <w:u w:color="462006"/>
          <w14:textFill>
            <w14:solidFill>
              <w14:srgbClr w14:val="462006"/>
            </w14:solidFill>
          </w14:textFill>
        </w:rPr>
      </w:pPr>
      <w:r>
        <w:rPr>
          <w:rFonts w:ascii="Calibri" w:hAnsi="Calibri"/>
          <w:outline w:val="0"/>
          <w:color w:val="462006"/>
          <w:sz w:val="22"/>
          <w:szCs w:val="22"/>
          <w:u w:color="462006"/>
          <w:rtl w:val="0"/>
          <w:lang w:val="en-US"/>
          <w14:textFill>
            <w14:solidFill>
              <w14:srgbClr w14:val="462006"/>
            </w14:solidFill>
          </w14:textFill>
        </w:rPr>
        <w:t>Sample request:</w:t>
      </w:r>
    </w:p>
    <w:p>
      <w:pPr>
        <w:pStyle w:val="Body"/>
        <w:rPr>
          <w:ins w:id="24" w:date="2020-07-14T09:32:42Z" w:author="Geoffrey Wambugu"/>
          <w:rFonts w:ascii="Calibri" w:cs="Calibri" w:hAnsi="Calibri" w:eastAsia="Calibri"/>
          <w:outline w:val="0"/>
          <w:color w:val="462006"/>
          <w:sz w:val="22"/>
          <w:szCs w:val="22"/>
          <w:u w:color="462006"/>
          <w14:textFill>
            <w14:solidFill>
              <w14:srgbClr w14:val="462006"/>
            </w14:solidFill>
          </w14:textFill>
        </w:rPr>
      </w:pPr>
    </w:p>
    <w:p>
      <w:pPr>
        <w:pStyle w:val="Body"/>
        <w:rPr>
          <w:rFonts w:ascii="Calibri" w:cs="Calibri" w:hAnsi="Calibri" w:eastAsia="Calibri"/>
          <w:outline w:val="0"/>
          <w:color w:val="462006"/>
          <w:sz w:val="22"/>
          <w:szCs w:val="22"/>
          <w:u w:color="462006"/>
          <w14:textFill>
            <w14:solidFill>
              <w14:srgbClr w14:val="462006"/>
            </w14:solidFill>
          </w14:textFill>
        </w:rPr>
      </w:pPr>
    </w:p>
    <w:p>
      <w:pPr>
        <w:pStyle w:val="Body"/>
        <w:rPr>
          <w:rFonts w:ascii="Calibri" w:cs="Calibri" w:hAnsi="Calibri" w:eastAsia="Calibri"/>
          <w:outline w:val="0"/>
          <w:color w:val="462006"/>
          <w:sz w:val="14"/>
          <w:szCs w:val="14"/>
          <w:u w:color="462006"/>
          <w14:textFill>
            <w14:solidFill>
              <w14:srgbClr w14:val="462006"/>
            </w14:solidFill>
          </w14:textFill>
        </w:rPr>
      </w:pPr>
      <w:r>
        <w:rPr>
          <w:rFonts w:ascii="Calibri" w:hAnsi="Calibri"/>
          <w:outline w:val="0"/>
          <w:color w:val="462006"/>
          <w:sz w:val="14"/>
          <w:szCs w:val="14"/>
          <w:u w:color="462006"/>
          <w:rtl w:val="0"/>
          <w:lang w:val="es-ES_tradnl"/>
          <w14:textFill>
            <w14:solidFill>
              <w14:srgbClr w14:val="462006"/>
            </w14:solidFill>
          </w14:textFill>
        </w:rPr>
        <w:t>&lt;?xml version="1.0" encoding="UTF-8"?&gt;</w:t>
      </w:r>
    </w:p>
    <w:p>
      <w:pPr>
        <w:pStyle w:val="Body"/>
        <w:rPr>
          <w:rFonts w:ascii="Calibri" w:cs="Calibri" w:hAnsi="Calibri" w:eastAsia="Calibri"/>
          <w:outline w:val="0"/>
          <w:color w:val="462006"/>
          <w:sz w:val="14"/>
          <w:szCs w:val="14"/>
          <w:u w:color="462006"/>
          <w14:textFill>
            <w14:solidFill>
              <w14:srgbClr w14:val="462006"/>
            </w14:solidFill>
          </w14:textFill>
        </w:rPr>
      </w:pPr>
      <w:r>
        <w:rPr>
          <w:rFonts w:ascii="Calibri" w:hAnsi="Calibri"/>
          <w:outline w:val="0"/>
          <w:color w:val="462006"/>
          <w:sz w:val="14"/>
          <w:szCs w:val="14"/>
          <w:u w:color="462006"/>
          <w:rtl w:val="0"/>
          <w:lang w:val="en-US"/>
          <w14:textFill>
            <w14:solidFill>
              <w14:srgbClr w14:val="462006"/>
            </w14:solidFill>
          </w14:textFill>
        </w:rPr>
        <w:t>&lt;request&gt;</w:t>
      </w:r>
    </w:p>
    <w:p>
      <w:pPr>
        <w:pStyle w:val="Body"/>
        <w:rPr>
          <w:rFonts w:ascii="Calibri" w:cs="Calibri" w:hAnsi="Calibri" w:eastAsia="Calibri"/>
          <w:outline w:val="0"/>
          <w:color w:val="462006"/>
          <w:sz w:val="14"/>
          <w:szCs w:val="14"/>
          <w:u w:color="462006"/>
          <w14:textFill>
            <w14:solidFill>
              <w14:srgbClr w14:val="462006"/>
            </w14:solidFill>
          </w14:textFill>
        </w:rPr>
      </w:pPr>
      <w:r>
        <w:rPr>
          <w:rFonts w:ascii="Calibri" w:hAnsi="Calibri"/>
          <w:outline w:val="0"/>
          <w:color w:val="462006"/>
          <w:sz w:val="14"/>
          <w:szCs w:val="14"/>
          <w:u w:color="462006"/>
          <w:rtl w:val="0"/>
          <w14:textFill>
            <w14:solidFill>
              <w14:srgbClr w14:val="462006"/>
            </w14:solidFill>
          </w14:textFill>
        </w:rPr>
        <w:t xml:space="preserve">   &lt;eazzycash&gt;</w:t>
      </w:r>
    </w:p>
    <w:p>
      <w:pPr>
        <w:pStyle w:val="Body"/>
        <w:rPr>
          <w:rFonts w:ascii="Calibri" w:cs="Calibri" w:hAnsi="Calibri" w:eastAsia="Calibri"/>
          <w:outline w:val="0"/>
          <w:color w:val="462006"/>
          <w:sz w:val="14"/>
          <w:szCs w:val="14"/>
          <w:u w:color="462006"/>
          <w14:textFill>
            <w14:solidFill>
              <w14:srgbClr w14:val="462006"/>
            </w14:solidFill>
          </w14:textFill>
        </w:rPr>
      </w:pPr>
      <w:r>
        <w:rPr>
          <w:rFonts w:ascii="Calibri" w:hAnsi="Calibri"/>
          <w:outline w:val="0"/>
          <w:color w:val="462006"/>
          <w:sz w:val="14"/>
          <w:szCs w:val="14"/>
          <w:u w:color="462006"/>
          <w:rtl w:val="0"/>
          <w:lang w:val="en-US"/>
          <w14:textFill>
            <w14:solidFill>
              <w14:srgbClr w14:val="462006"/>
            </w14:solidFill>
          </w14:textFill>
        </w:rPr>
        <w:t xml:space="preserve">      &lt;amount&gt;5000&lt;/amount&gt;</w:t>
      </w:r>
    </w:p>
    <w:p>
      <w:pPr>
        <w:pStyle w:val="Body"/>
        <w:rPr>
          <w:rFonts w:ascii="Calibri" w:cs="Calibri" w:hAnsi="Calibri" w:eastAsia="Calibri"/>
          <w:outline w:val="0"/>
          <w:color w:val="462006"/>
          <w:sz w:val="14"/>
          <w:szCs w:val="14"/>
          <w:u w:color="462006"/>
          <w14:textFill>
            <w14:solidFill>
              <w14:srgbClr w14:val="462006"/>
            </w14:solidFill>
          </w14:textFill>
        </w:rPr>
      </w:pPr>
      <w:r>
        <w:rPr>
          <w:rFonts w:ascii="Calibri" w:hAnsi="Calibri"/>
          <w:outline w:val="0"/>
          <w:color w:val="462006"/>
          <w:sz w:val="14"/>
          <w:szCs w:val="14"/>
          <w:u w:color="462006"/>
          <w:rtl w:val="0"/>
          <w14:textFill>
            <w14:solidFill>
              <w14:srgbClr w14:val="462006"/>
            </w14:solidFill>
          </w14:textFill>
        </w:rPr>
        <w:t xml:space="preserve">      &lt;sender&gt;1254764555330&lt;/sender&gt;</w:t>
      </w:r>
    </w:p>
    <w:p>
      <w:pPr>
        <w:pStyle w:val="Body"/>
        <w:rPr>
          <w:rFonts w:ascii="Calibri" w:cs="Calibri" w:hAnsi="Calibri" w:eastAsia="Calibri"/>
          <w:outline w:val="0"/>
          <w:color w:val="462006"/>
          <w:sz w:val="14"/>
          <w:szCs w:val="14"/>
          <w:u w:color="462006"/>
          <w14:textFill>
            <w14:solidFill>
              <w14:srgbClr w14:val="462006"/>
            </w14:solidFill>
          </w14:textFill>
        </w:rPr>
      </w:pPr>
      <w:r>
        <w:rPr>
          <w:rFonts w:ascii="Calibri" w:hAnsi="Calibri"/>
          <w:outline w:val="0"/>
          <w:color w:val="462006"/>
          <w:sz w:val="14"/>
          <w:szCs w:val="14"/>
          <w:u w:color="462006"/>
          <w:rtl w:val="0"/>
          <w14:textFill>
            <w14:solidFill>
              <w14:srgbClr w14:val="462006"/>
            </w14:solidFill>
          </w14:textFill>
        </w:rPr>
        <w:t xml:space="preserve">      &lt;name&gt;SAFARIPAUL&lt;/name&gt;</w:t>
      </w:r>
    </w:p>
    <w:p>
      <w:pPr>
        <w:pStyle w:val="Body"/>
        <w:rPr>
          <w:rFonts w:ascii="Calibri" w:cs="Calibri" w:hAnsi="Calibri" w:eastAsia="Calibri"/>
          <w:outline w:val="0"/>
          <w:color w:val="462006"/>
          <w:sz w:val="14"/>
          <w:szCs w:val="14"/>
          <w:u w:color="462006"/>
          <w14:textFill>
            <w14:solidFill>
              <w14:srgbClr w14:val="462006"/>
            </w14:solidFill>
          </w14:textFill>
        </w:rPr>
      </w:pPr>
      <w:r>
        <w:rPr>
          <w:rFonts w:ascii="Calibri" w:hAnsi="Calibri"/>
          <w:outline w:val="0"/>
          <w:color w:val="462006"/>
          <w:sz w:val="14"/>
          <w:szCs w:val="14"/>
          <w:u w:color="462006"/>
          <w:rtl w:val="0"/>
          <w:lang w:val="en-US"/>
          <w14:textFill>
            <w14:solidFill>
              <w14:srgbClr w14:val="462006"/>
            </w14:solidFill>
          </w14:textFill>
        </w:rPr>
        <w:t xml:space="preserve">      &lt;number&gt;0752601369&lt;/number&gt;</w:t>
      </w:r>
    </w:p>
    <w:p>
      <w:pPr>
        <w:pStyle w:val="Body"/>
        <w:rPr>
          <w:rFonts w:ascii="Calibri" w:cs="Calibri" w:hAnsi="Calibri" w:eastAsia="Calibri"/>
          <w:outline w:val="0"/>
          <w:color w:val="462006"/>
          <w:sz w:val="14"/>
          <w:szCs w:val="14"/>
          <w:u w:color="462006"/>
          <w14:textFill>
            <w14:solidFill>
              <w14:srgbClr w14:val="462006"/>
            </w14:solidFill>
          </w14:textFill>
        </w:rPr>
      </w:pPr>
      <w:r>
        <w:rPr>
          <w:rFonts w:ascii="Calibri" w:hAnsi="Calibri"/>
          <w:outline w:val="0"/>
          <w:color w:val="462006"/>
          <w:sz w:val="14"/>
          <w:szCs w:val="14"/>
          <w:u w:color="462006"/>
          <w:rtl w:val="0"/>
          <w:lang w:val="de-DE"/>
          <w14:textFill>
            <w14:solidFill>
              <w14:srgbClr w14:val="462006"/>
            </w14:solidFill>
          </w14:textFill>
        </w:rPr>
        <w:t xml:space="preserve">      &lt;telco&gt;AIRTELMONEY-UG&lt;/telco&gt;</w:t>
      </w:r>
    </w:p>
    <w:p>
      <w:pPr>
        <w:pStyle w:val="Body"/>
        <w:rPr>
          <w:rFonts w:ascii="Calibri" w:cs="Calibri" w:hAnsi="Calibri" w:eastAsia="Calibri"/>
          <w:outline w:val="0"/>
          <w:color w:val="462006"/>
          <w:sz w:val="14"/>
          <w:szCs w:val="14"/>
          <w:u w:color="462006"/>
          <w14:textFill>
            <w14:solidFill>
              <w14:srgbClr w14:val="462006"/>
            </w14:solidFill>
          </w14:textFill>
        </w:rPr>
      </w:pPr>
      <w:r>
        <w:rPr>
          <w:rFonts w:ascii="Calibri" w:hAnsi="Calibri"/>
          <w:outline w:val="0"/>
          <w:color w:val="462006"/>
          <w:sz w:val="14"/>
          <w:szCs w:val="14"/>
          <w:u w:color="462006"/>
          <w:rtl w:val="0"/>
          <w14:textFill>
            <w14:solidFill>
              <w14:srgbClr w14:val="462006"/>
            </w14:solidFill>
          </w14:textFill>
        </w:rPr>
        <w:t xml:space="preserve">      &lt;rrn&gt;293926997581&lt;/rrn&gt;</w:t>
      </w:r>
    </w:p>
    <w:p>
      <w:pPr>
        <w:pStyle w:val="Body"/>
        <w:rPr>
          <w:rFonts w:ascii="Calibri" w:cs="Calibri" w:hAnsi="Calibri" w:eastAsia="Calibri"/>
          <w:outline w:val="0"/>
          <w:color w:val="462006"/>
          <w:sz w:val="14"/>
          <w:szCs w:val="14"/>
          <w:u w:color="462006"/>
          <w14:textFill>
            <w14:solidFill>
              <w14:srgbClr w14:val="462006"/>
            </w14:solidFill>
          </w14:textFill>
        </w:rPr>
      </w:pPr>
      <w:r>
        <w:rPr>
          <w:rFonts w:ascii="Calibri" w:hAnsi="Calibri"/>
          <w:outline w:val="0"/>
          <w:color w:val="462006"/>
          <w:sz w:val="14"/>
          <w:szCs w:val="14"/>
          <w:u w:color="462006"/>
          <w:rtl w:val="0"/>
          <w:lang w:val="en-US"/>
          <w14:textFill>
            <w14:solidFill>
              <w14:srgbClr w14:val="462006"/>
            </w14:solidFill>
          </w14:textFill>
        </w:rPr>
        <w:t xml:space="preserve">      &lt;signature&gt;iVCFO0GlcpsLNYwTUM3lMHlON615g82znOZC0dDlMwj+6kp0zNIiCTwwDDhemK5ie6hPkzNWJoS3kh0h5xfT5Zw+wxWOMIiDkkfnPhs5tHEAAdp3yp9G3mTTexhN6LKay08Zj8ZWQldU1s+zZQJAHQNKgGuZHjB72UckxPtzuMhmVl/EMeQkVxAmtpf3iieBvHaUF4aWDN2RM8B1WNP9HgIsHbXnp1QZfs+hloeq53rdX+YVqLlJEJ5ephnzW8WgTVRSFr6h10TS4GPpLu54Cxchlvq8V1RQm2T3CLpERDB5LyhUvZ9gxUPwtT4cf9AdbOlTgKRIu5nBeeEWfYVUAw==&lt;/signature&gt;</w:t>
      </w:r>
    </w:p>
    <w:p>
      <w:pPr>
        <w:pStyle w:val="Body"/>
        <w:rPr>
          <w:rFonts w:ascii="Calibri" w:cs="Calibri" w:hAnsi="Calibri" w:eastAsia="Calibri"/>
          <w:outline w:val="0"/>
          <w:color w:val="462006"/>
          <w:sz w:val="14"/>
          <w:szCs w:val="14"/>
          <w:u w:color="462006"/>
          <w14:textFill>
            <w14:solidFill>
              <w14:srgbClr w14:val="462006"/>
            </w14:solidFill>
          </w14:textFill>
        </w:rPr>
      </w:pPr>
      <w:r>
        <w:rPr>
          <w:rFonts w:ascii="Calibri" w:hAnsi="Calibri"/>
          <w:outline w:val="0"/>
          <w:color w:val="462006"/>
          <w:sz w:val="14"/>
          <w:szCs w:val="14"/>
          <w:u w:color="462006"/>
          <w:rtl w:val="0"/>
          <w14:textFill>
            <w14:solidFill>
              <w14:srgbClr w14:val="462006"/>
            </w14:solidFill>
          </w14:textFill>
        </w:rPr>
        <w:t xml:space="preserve">   &lt;/eazzycash&gt;</w:t>
      </w:r>
    </w:p>
    <w:p>
      <w:pPr>
        <w:pStyle w:val="Body"/>
        <w:rPr>
          <w:rFonts w:ascii="Calibri" w:cs="Calibri" w:hAnsi="Calibri" w:eastAsia="Calibri"/>
          <w:outline w:val="0"/>
          <w:color w:val="462006"/>
          <w:sz w:val="14"/>
          <w:szCs w:val="14"/>
          <w:u w:color="462006"/>
          <w14:textFill>
            <w14:solidFill>
              <w14:srgbClr w14:val="462006"/>
            </w14:solidFill>
          </w14:textFill>
        </w:rPr>
      </w:pPr>
      <w:r>
        <w:rPr>
          <w:rFonts w:ascii="Calibri" w:hAnsi="Calibri"/>
          <w:outline w:val="0"/>
          <w:color w:val="462006"/>
          <w:sz w:val="14"/>
          <w:szCs w:val="14"/>
          <w:u w:color="462006"/>
          <w:rtl w:val="0"/>
          <w:lang w:val="en-US"/>
          <w14:textFill>
            <w14:solidFill>
              <w14:srgbClr w14:val="462006"/>
            </w14:solidFill>
          </w14:textFill>
        </w:rPr>
        <w:t>&lt;/request&gt;</w:t>
      </w:r>
    </w:p>
    <w:p>
      <w:pPr>
        <w:pStyle w:val="Body"/>
        <w:rPr>
          <w:del w:id="25" w:date="2020-07-13T14:48:37Z" w:author="Geoffrey Wambugu"/>
          <w:rFonts w:ascii="Calibri" w:cs="Calibri" w:hAnsi="Calibri" w:eastAsia="Calibri"/>
          <w:outline w:val="0"/>
          <w:color w:val="462006"/>
          <w:sz w:val="22"/>
          <w:szCs w:val="22"/>
          <w:u w:color="462006"/>
          <w14:textFill>
            <w14:solidFill>
              <w14:srgbClr w14:val="462006"/>
            </w14:solidFill>
          </w14:textFill>
        </w:rPr>
      </w:pPr>
    </w:p>
    <w:p>
      <w:pPr>
        <w:pStyle w:val="Body"/>
        <w:rPr>
          <w:del w:id="26" w:date="2020-07-13T14:48:37Z" w:author="Geoffrey Wambugu"/>
          <w:rFonts w:ascii="Calibri" w:cs="Calibri" w:hAnsi="Calibri" w:eastAsia="Calibri"/>
          <w:outline w:val="0"/>
          <w:color w:val="462006"/>
          <w:sz w:val="22"/>
          <w:szCs w:val="22"/>
          <w:u w:color="462006"/>
          <w14:textFill>
            <w14:solidFill>
              <w14:srgbClr w14:val="462006"/>
            </w14:solidFill>
          </w14:textFill>
        </w:rPr>
      </w:pPr>
    </w:p>
    <w:p>
      <w:pPr>
        <w:pStyle w:val="Body"/>
        <w:rPr>
          <w:del w:id="27" w:date="2020-07-13T14:48:37Z" w:author="Geoffrey Wambugu"/>
          <w:rFonts w:ascii="Calibri" w:cs="Calibri" w:hAnsi="Calibri" w:eastAsia="Calibri"/>
          <w:outline w:val="0"/>
          <w:color w:val="000000"/>
          <w:sz w:val="18"/>
          <w:szCs w:val="18"/>
          <w:u w:color="000000"/>
          <w14:textFill>
            <w14:solidFill>
              <w14:srgbClr w14:val="000000"/>
            </w14:solidFill>
          </w14:textFill>
        </w:rPr>
      </w:pPr>
      <w:del w:id="28" w:date="2020-07-13T14:48:37Z" w:author="Geoffrey Wambugu">
        <w:r>
          <w:rPr>
            <w:rFonts w:ascii="Calibri" w:hAnsi="Calibri"/>
            <w:outline w:val="0"/>
            <w:color w:val="000000"/>
            <w:sz w:val="18"/>
            <w:szCs w:val="18"/>
            <w:u w:color="000000"/>
            <w:rtl w:val="0"/>
            <w:lang w:val="es-ES_tradnl"/>
            <w14:textFill>
              <w14:solidFill>
                <w14:srgbClr w14:val="000000"/>
              </w14:solidFill>
            </w14:textFill>
          </w:rPr>
          <w:delText>&lt;?xml version="1.0" encoding="UTF-8"?&gt;</w:delText>
        </w:r>
      </w:del>
    </w:p>
    <w:p>
      <w:pPr>
        <w:pStyle w:val="Body"/>
        <w:rPr>
          <w:del w:id="29" w:date="2020-07-13T14:48:37Z" w:author="Geoffrey Wambugu"/>
          <w:rFonts w:ascii="Calibri" w:cs="Calibri" w:hAnsi="Calibri" w:eastAsia="Calibri"/>
          <w:outline w:val="0"/>
          <w:color w:val="000000"/>
          <w:sz w:val="18"/>
          <w:szCs w:val="18"/>
          <w:u w:color="000000"/>
          <w14:textFill>
            <w14:solidFill>
              <w14:srgbClr w14:val="000000"/>
            </w14:solidFill>
          </w14:textFill>
        </w:rPr>
      </w:pPr>
      <w:del w:id="30" w:date="2020-07-13T14:48:37Z" w:author="Geoffrey Wambugu">
        <w:r>
          <w:rPr>
            <w:rFonts w:ascii="Calibri" w:hAnsi="Calibri"/>
            <w:outline w:val="0"/>
            <w:color w:val="000000"/>
            <w:sz w:val="18"/>
            <w:szCs w:val="18"/>
            <w:u w:color="000000"/>
            <w:rtl w:val="0"/>
            <w:lang w:val="en-US"/>
            <w14:textFill>
              <w14:solidFill>
                <w14:srgbClr w14:val="000000"/>
              </w14:solidFill>
            </w14:textFill>
          </w:rPr>
          <w:delText>&lt;mobileNumberInquireReq&gt;</w:delText>
        </w:r>
      </w:del>
    </w:p>
    <w:p>
      <w:pPr>
        <w:pStyle w:val="Body"/>
        <w:rPr>
          <w:del w:id="31" w:date="2020-07-13T14:48:37Z" w:author="Geoffrey Wambugu"/>
          <w:rFonts w:ascii="Calibri" w:cs="Calibri" w:hAnsi="Calibri" w:eastAsia="Calibri"/>
          <w:outline w:val="0"/>
          <w:color w:val="000000"/>
          <w:sz w:val="18"/>
          <w:szCs w:val="18"/>
          <w:u w:color="000000"/>
          <w14:textFill>
            <w14:solidFill>
              <w14:srgbClr w14:val="000000"/>
            </w14:solidFill>
          </w14:textFill>
        </w:rPr>
      </w:pPr>
      <w:del w:id="32" w:date="2020-07-13T14:48:37Z" w:author="Geoffrey Wambugu">
        <w:r>
          <w:rPr>
            <w:rFonts w:ascii="Calibri" w:hAnsi="Calibri"/>
            <w:outline w:val="0"/>
            <w:color w:val="000000"/>
            <w:sz w:val="18"/>
            <w:szCs w:val="18"/>
            <w:u w:color="000000"/>
            <w:rtl w:val="0"/>
            <w:lang w:val="en-US"/>
            <w14:textFill>
              <w14:solidFill>
                <w14:srgbClr w14:val="000000"/>
              </w14:solidFill>
            </w14:textFill>
          </w:rPr>
          <w:delText xml:space="preserve">   &lt;mobileNumber&gt;254708086131&lt;/mobileNumber&gt;</w:delText>
        </w:r>
      </w:del>
    </w:p>
    <w:p>
      <w:pPr>
        <w:pStyle w:val="Body"/>
        <w:rPr>
          <w:del w:id="33" w:date="2020-07-13T14:48:37Z" w:author="Geoffrey Wambugu"/>
          <w:rFonts w:ascii="Calibri" w:cs="Calibri" w:hAnsi="Calibri" w:eastAsia="Calibri"/>
          <w:outline w:val="0"/>
          <w:color w:val="000000"/>
          <w:sz w:val="18"/>
          <w:szCs w:val="18"/>
          <w:u w:color="000000"/>
          <w14:textFill>
            <w14:solidFill>
              <w14:srgbClr w14:val="000000"/>
            </w14:solidFill>
          </w14:textFill>
        </w:rPr>
      </w:pPr>
      <w:del w:id="34" w:date="2020-07-13T14:48:37Z" w:author="Geoffrey Wambugu">
        <w:r>
          <w:rPr>
            <w:rFonts w:ascii="Calibri" w:hAnsi="Calibri"/>
            <w:outline w:val="0"/>
            <w:color w:val="000000"/>
            <w:sz w:val="18"/>
            <w:szCs w:val="18"/>
            <w:u w:color="000000"/>
            <w:rtl w:val="0"/>
            <w:lang w:val="en-US"/>
            <w14:textFill>
              <w14:solidFill>
                <w14:srgbClr w14:val="000000"/>
              </w14:solidFill>
            </w14:textFill>
          </w:rPr>
          <w:delText xml:space="preserve">    &lt;timestamp&gt;06-NOV-2019 10:18:00&lt;/ timestamp&gt;</w:delText>
        </w:r>
      </w:del>
    </w:p>
    <w:p>
      <w:pPr>
        <w:pStyle w:val="Body"/>
        <w:rPr>
          <w:del w:id="35" w:date="2020-07-13T14:48:37Z" w:author="Geoffrey Wambugu"/>
          <w:rFonts w:ascii="Calibri" w:cs="Calibri" w:hAnsi="Calibri" w:eastAsia="Calibri"/>
          <w:outline w:val="0"/>
          <w:color w:val="000000"/>
          <w:sz w:val="18"/>
          <w:szCs w:val="18"/>
          <w:u w:color="000000"/>
          <w14:textFill>
            <w14:solidFill>
              <w14:srgbClr w14:val="000000"/>
            </w14:solidFill>
          </w14:textFill>
        </w:rPr>
      </w:pPr>
      <w:del w:id="36" w:date="2020-07-13T14:48:37Z" w:author="Geoffrey Wambugu">
        <w:r>
          <w:rPr>
            <w:rFonts w:ascii="Calibri" w:hAnsi="Calibri"/>
            <w:outline w:val="0"/>
            <w:color w:val="000000"/>
            <w:sz w:val="18"/>
            <w:szCs w:val="18"/>
            <w:u w:color="000000"/>
            <w:rtl w:val="0"/>
            <w:lang w:val="en-US"/>
            <w14:textFill>
              <w14:solidFill>
                <w14:srgbClr w14:val="000000"/>
              </w14:solidFill>
            </w14:textFill>
          </w:rPr>
          <w:delText xml:space="preserve">   &lt;msgId&gt;549380234318&lt;/msgId&gt;</w:delText>
        </w:r>
      </w:del>
    </w:p>
    <w:p>
      <w:pPr>
        <w:pStyle w:val="Body"/>
        <w:rPr>
          <w:del w:id="37" w:date="2020-07-13T14:48:37Z" w:author="Geoffrey Wambugu"/>
          <w:rFonts w:ascii="Calibri" w:cs="Calibri" w:hAnsi="Calibri" w:eastAsia="Calibri"/>
          <w:outline w:val="0"/>
          <w:color w:val="000000"/>
          <w:sz w:val="18"/>
          <w:szCs w:val="18"/>
          <w:u w:color="000000"/>
          <w14:textFill>
            <w14:solidFill>
              <w14:srgbClr w14:val="000000"/>
            </w14:solidFill>
          </w14:textFill>
        </w:rPr>
      </w:pPr>
      <w:del w:id="38" w:date="2020-07-13T14:48:37Z" w:author="Geoffrey Wambugu">
        <w:r>
          <w:rPr>
            <w:rFonts w:ascii="Calibri" w:hAnsi="Calibri"/>
            <w:outline w:val="0"/>
            <w:color w:val="000000"/>
            <w:sz w:val="18"/>
            <w:szCs w:val="18"/>
            <w:u w:color="000000"/>
            <w:rtl w:val="0"/>
            <w:lang w:val="en-US"/>
            <w14:textFill>
              <w14:solidFill>
                <w14:srgbClr w14:val="000000"/>
              </w14:solidFill>
            </w14:textFill>
          </w:rPr>
          <w:delText xml:space="preserve">   &lt;telcom&gt;M-pesa&lt;/telcom&gt;</w:delText>
        </w:r>
      </w:del>
    </w:p>
    <w:p>
      <w:pPr>
        <w:pStyle w:val="Body"/>
        <w:rPr>
          <w:del w:id="39" w:date="2020-07-13T14:48:37Z" w:author="Geoffrey Wambugu"/>
          <w:rFonts w:ascii="Calibri" w:cs="Calibri" w:hAnsi="Calibri" w:eastAsia="Calibri"/>
          <w:outline w:val="0"/>
          <w:color w:val="000000"/>
          <w:sz w:val="18"/>
          <w:szCs w:val="18"/>
          <w:u w:color="000000"/>
          <w14:textFill>
            <w14:solidFill>
              <w14:srgbClr w14:val="000000"/>
            </w14:solidFill>
          </w14:textFill>
        </w:rPr>
      </w:pPr>
      <w:del w:id="40" w:date="2020-07-13T14:48:37Z" w:author="Geoffrey Wambugu">
        <w:r>
          <w:rPr>
            <w:rFonts w:ascii="Calibri" w:hAnsi="Calibri"/>
            <w:outline w:val="0"/>
            <w:color w:val="000000"/>
            <w:sz w:val="18"/>
            <w:szCs w:val="18"/>
            <w:u w:color="000000"/>
            <w:rtl w:val="0"/>
            <w:lang w:val="en-US"/>
            <w14:textFill>
              <w14:solidFill>
                <w14:srgbClr w14:val="000000"/>
              </w14:solidFill>
            </w14:textFill>
          </w:rPr>
          <w:delText xml:space="preserve">   &lt;channel&gt;MFS&lt;/channel&gt;</w:delText>
        </w:r>
      </w:del>
    </w:p>
    <w:p>
      <w:pPr>
        <w:pStyle w:val="Body"/>
        <w:rPr>
          <w:del w:id="41" w:date="2020-07-13T14:48:37Z" w:author="Geoffrey Wambugu"/>
          <w:rFonts w:ascii="Calibri" w:cs="Calibri" w:hAnsi="Calibri" w:eastAsia="Calibri"/>
          <w:outline w:val="0"/>
          <w:color w:val="000000"/>
          <w:sz w:val="18"/>
          <w:szCs w:val="18"/>
          <w:u w:color="000000"/>
          <w14:textFill>
            <w14:solidFill>
              <w14:srgbClr w14:val="000000"/>
            </w14:solidFill>
          </w14:textFill>
        </w:rPr>
      </w:pPr>
      <w:del w:id="42" w:date="2020-07-13T14:48:37Z" w:author="Geoffrey Wambugu">
        <w:r>
          <w:rPr>
            <w:rFonts w:ascii="Calibri" w:hAnsi="Calibri"/>
            <w:outline w:val="0"/>
            <w:color w:val="000000"/>
            <w:sz w:val="18"/>
            <w:szCs w:val="18"/>
            <w:u w:color="000000"/>
            <w:rtl w:val="0"/>
            <w:lang w:val="nl-NL"/>
            <w14:textFill>
              <w14:solidFill>
                <w14:srgbClr w14:val="000000"/>
              </w14:solidFill>
            </w14:textFill>
          </w:rPr>
          <w:delText xml:space="preserve">   &lt;signature &gt;dffsdfdsfdsf123124cdvc4233434==&lt;/ signature&gt;</w:delText>
        </w:r>
      </w:del>
    </w:p>
    <w:p>
      <w:pPr>
        <w:pStyle w:val="Body"/>
        <w:rPr>
          <w:del w:id="43" w:date="2020-07-13T14:48:37Z" w:author="Geoffrey Wambugu"/>
          <w:rFonts w:ascii="Calibri" w:cs="Calibri" w:hAnsi="Calibri" w:eastAsia="Calibri"/>
          <w:outline w:val="0"/>
          <w:color w:val="000000"/>
          <w:sz w:val="18"/>
          <w:szCs w:val="18"/>
          <w:u w:color="000000"/>
          <w14:textFill>
            <w14:solidFill>
              <w14:srgbClr w14:val="000000"/>
            </w14:solidFill>
          </w14:textFill>
        </w:rPr>
      </w:pPr>
      <w:del w:id="44" w:date="2020-07-13T14:48:37Z" w:author="Geoffrey Wambugu">
        <w:r>
          <w:rPr>
            <w:rFonts w:ascii="Calibri" w:hAnsi="Calibri"/>
            <w:outline w:val="0"/>
            <w:color w:val="000000"/>
            <w:sz w:val="18"/>
            <w:szCs w:val="18"/>
            <w:u w:color="000000"/>
            <w:rtl w:val="0"/>
            <w14:textFill>
              <w14:solidFill>
                <w14:srgbClr w14:val="000000"/>
              </w14:solidFill>
            </w14:textFill>
          </w:rPr>
          <w:delText xml:space="preserve">    &lt;</w:delText>
        </w:r>
      </w:del>
      <w:del w:id="45" w:date="2020-07-13T14:48:37Z" w:author="Geoffrey Wambugu">
        <w:r>
          <w:rPr>
            <w:rFonts w:ascii="Calibri" w:hAnsi="Calibri"/>
            <w:outline w:val="0"/>
            <w:color w:val="462006"/>
            <w:sz w:val="22"/>
            <w:szCs w:val="22"/>
            <w:u w:color="462006"/>
            <w:rtl w:val="0"/>
            <w:lang w:val="fr-FR"/>
            <w14:textFill>
              <w14:solidFill>
                <w14:srgbClr w14:val="462006"/>
              </w14:solidFill>
            </w14:textFill>
          </w:rPr>
          <w:delText xml:space="preserve"> nationalID</w:delText>
        </w:r>
      </w:del>
      <w:del w:id="46" w:date="2020-07-13T14:48:37Z" w:author="Geoffrey Wambugu">
        <w:r>
          <w:rPr>
            <w:rFonts w:ascii="Calibri" w:hAnsi="Calibri"/>
            <w:outline w:val="0"/>
            <w:color w:val="000000"/>
            <w:sz w:val="18"/>
            <w:szCs w:val="18"/>
            <w:u w:color="000000"/>
            <w:rtl w:val="0"/>
            <w14:textFill>
              <w14:solidFill>
                <w14:srgbClr w14:val="000000"/>
              </w14:solidFill>
            </w14:textFill>
          </w:rPr>
          <w:delText xml:space="preserve"> &gt;000000&lt;/</w:delText>
        </w:r>
      </w:del>
      <w:del w:id="47" w:date="2020-07-13T14:48:37Z" w:author="Geoffrey Wambugu">
        <w:r>
          <w:rPr>
            <w:rFonts w:ascii="Calibri" w:hAnsi="Calibri"/>
            <w:outline w:val="0"/>
            <w:color w:val="462006"/>
            <w:sz w:val="22"/>
            <w:szCs w:val="22"/>
            <w:u w:color="462006"/>
            <w:rtl w:val="0"/>
            <w:lang w:val="fr-FR"/>
            <w14:textFill>
              <w14:solidFill>
                <w14:srgbClr w14:val="462006"/>
              </w14:solidFill>
            </w14:textFill>
          </w:rPr>
          <w:delText xml:space="preserve"> nationalID</w:delText>
        </w:r>
      </w:del>
      <w:del w:id="48" w:date="2020-07-13T14:48:37Z" w:author="Geoffrey Wambugu">
        <w:r>
          <w:rPr>
            <w:rFonts w:ascii="Calibri" w:hAnsi="Calibri"/>
            <w:outline w:val="0"/>
            <w:color w:val="000000"/>
            <w:sz w:val="18"/>
            <w:szCs w:val="18"/>
            <w:u w:color="000000"/>
            <w:rtl w:val="0"/>
            <w:lang w:val="en-US"/>
            <w14:textFill>
              <w14:solidFill>
                <w14:srgbClr w14:val="000000"/>
              </w14:solidFill>
            </w14:textFill>
          </w:rPr>
          <w:delText xml:space="preserve"> &gt;</w:delText>
        </w:r>
      </w:del>
    </w:p>
    <w:p>
      <w:pPr>
        <w:pStyle w:val="Body"/>
        <w:rPr>
          <w:del w:id="49" w:date="2020-07-13T14:48:37Z" w:author="Geoffrey Wambugu"/>
          <w:rFonts w:ascii="Calibri" w:cs="Calibri" w:hAnsi="Calibri" w:eastAsia="Calibri"/>
          <w:outline w:val="0"/>
          <w:color w:val="000000"/>
          <w:sz w:val="18"/>
          <w:szCs w:val="18"/>
          <w:u w:color="000000"/>
          <w14:textFill>
            <w14:solidFill>
              <w14:srgbClr w14:val="000000"/>
            </w14:solidFill>
          </w14:textFill>
        </w:rPr>
      </w:pPr>
      <w:del w:id="50" w:date="2020-07-13T14:48:37Z" w:author="Geoffrey Wambugu">
        <w:r>
          <w:rPr>
            <w:rFonts w:ascii="Calibri" w:hAnsi="Calibri"/>
            <w:outline w:val="0"/>
            <w:color w:val="000000"/>
            <w:sz w:val="18"/>
            <w:szCs w:val="18"/>
            <w:u w:color="000000"/>
            <w:rtl w:val="0"/>
            <w:lang w:val="en-US"/>
            <w14:textFill>
              <w14:solidFill>
                <w14:srgbClr w14:val="000000"/>
              </w14:solidFill>
            </w14:textFill>
          </w:rPr>
          <w:delText>&lt;/mobileNumberInquireReq&gt;</w:delText>
        </w:r>
      </w:del>
    </w:p>
    <w:p>
      <w:pPr>
        <w:pStyle w:val="Body"/>
        <w:rPr>
          <w:rFonts w:ascii="Calibri" w:cs="Calibri" w:hAnsi="Calibri" w:eastAsia="Calibri"/>
          <w:outline w:val="0"/>
          <w:color w:val="462006"/>
          <w:sz w:val="22"/>
          <w:szCs w:val="22"/>
          <w:u w:color="462006"/>
          <w14:textFill>
            <w14:solidFill>
              <w14:srgbClr w14:val="462006"/>
            </w14:solidFill>
          </w14:textFill>
        </w:rPr>
      </w:pPr>
    </w:p>
    <w:p>
      <w:pPr>
        <w:pStyle w:val="Body"/>
        <w:rPr>
          <w:rFonts w:ascii="Calibri" w:cs="Calibri" w:hAnsi="Calibri" w:eastAsia="Calibri"/>
          <w:outline w:val="0"/>
          <w:color w:val="462006"/>
          <w:u w:color="462006"/>
          <w14:textFill>
            <w14:solidFill>
              <w14:srgbClr w14:val="462006"/>
            </w14:solidFill>
          </w14:textFill>
        </w:rPr>
      </w:pPr>
    </w:p>
    <w:p>
      <w:pPr>
        <w:pStyle w:val="Body"/>
        <w:rPr>
          <w:rFonts w:ascii="Calibri" w:cs="Calibri" w:hAnsi="Calibri" w:eastAsia="Calibri"/>
          <w:outline w:val="0"/>
          <w:color w:val="462006"/>
          <w:u w:color="462006"/>
          <w14:textFill>
            <w14:solidFill>
              <w14:srgbClr w14:val="462006"/>
            </w14:solidFill>
          </w14:textFill>
        </w:rPr>
      </w:pPr>
    </w:p>
    <w:p>
      <w:pPr>
        <w:pStyle w:val="Body"/>
        <w:rPr>
          <w:rFonts w:ascii="Calibri" w:cs="Calibri" w:hAnsi="Calibri" w:eastAsia="Calibri"/>
          <w:outline w:val="0"/>
          <w:color w:val="462006"/>
          <w:u w:color="462006"/>
          <w14:textFill>
            <w14:solidFill>
              <w14:srgbClr w14:val="462006"/>
            </w14:solidFill>
          </w14:textFill>
        </w:rPr>
      </w:pPr>
    </w:p>
    <w:p>
      <w:pPr>
        <w:pStyle w:val="Body"/>
        <w:rPr>
          <w:rFonts w:ascii="Calibri" w:cs="Calibri" w:hAnsi="Calibri" w:eastAsia="Calibri"/>
          <w:outline w:val="0"/>
          <w:color w:val="462006"/>
          <w:u w:color="462006"/>
          <w14:textFill>
            <w14:solidFill>
              <w14:srgbClr w14:val="462006"/>
            </w14:solidFill>
          </w14:textFill>
        </w:rPr>
      </w:pPr>
    </w:p>
    <w:p>
      <w:pPr>
        <w:pStyle w:val="Body"/>
        <w:rPr>
          <w:rFonts w:ascii="Calibri" w:cs="Calibri" w:hAnsi="Calibri" w:eastAsia="Calibri"/>
          <w:outline w:val="0"/>
          <w:color w:val="462006"/>
          <w:sz w:val="22"/>
          <w:szCs w:val="22"/>
          <w:u w:color="462006"/>
          <w14:textFill>
            <w14:solidFill>
              <w14:srgbClr w14:val="462006"/>
            </w14:solidFill>
          </w14:textFill>
        </w:rPr>
      </w:pPr>
      <w:r>
        <w:rPr>
          <w:rFonts w:ascii="Calibri" w:hAnsi="Calibri"/>
          <w:outline w:val="0"/>
          <w:color w:val="462006"/>
          <w:sz w:val="22"/>
          <w:szCs w:val="22"/>
          <w:u w:color="462006"/>
          <w:rtl w:val="0"/>
          <w:lang w:val="en-US"/>
          <w14:textFill>
            <w14:solidFill>
              <w14:srgbClr w14:val="462006"/>
            </w14:solidFill>
          </w14:textFill>
        </w:rPr>
        <w:t>Response is XML text</w:t>
      </w:r>
    </w:p>
    <w:p>
      <w:pPr>
        <w:pStyle w:val="Default"/>
        <w:bidi w:val="0"/>
        <w:spacing w:before="0"/>
        <w:ind w:left="0" w:right="0" w:firstLine="0"/>
        <w:jc w:val="left"/>
        <w:rPr>
          <w:rFonts w:ascii="Calibri" w:cs="Calibri" w:hAnsi="Calibri" w:eastAsia="Calibri"/>
          <w:outline w:val="0"/>
          <w:color w:val="462006"/>
          <w:sz w:val="22"/>
          <w:szCs w:val="22"/>
          <w:u w:color="462006"/>
          <w:shd w:val="clear" w:color="auto" w:fill="ffffff"/>
          <w:rtl w:val="0"/>
          <w14:textFill>
            <w14:solidFill>
              <w14:srgbClr w14:val="462006"/>
            </w14:solidFill>
          </w14:textFill>
        </w:rPr>
      </w:pPr>
      <w:r>
        <w:rPr>
          <w:rFonts w:ascii="Calibri" w:hAnsi="Calibri" w:hint="default"/>
          <w:outline w:val="0"/>
          <w:color w:val="462006"/>
          <w:sz w:val="22"/>
          <w:szCs w:val="22"/>
          <w:u w:color="462006"/>
          <w:shd w:val="clear" w:color="auto" w:fill="ffffff"/>
          <w:rtl w:val="0"/>
          <w14:textFill>
            <w14:solidFill>
              <w14:srgbClr w14:val="462006"/>
            </w14:solidFill>
          </w14:textFill>
        </w:rPr>
        <w:t> </w:t>
      </w:r>
    </w:p>
    <w:p>
      <w:pPr>
        <w:pStyle w:val="Body"/>
        <w:rPr>
          <w:rFonts w:ascii="Calibri" w:cs="Calibri" w:hAnsi="Calibri" w:eastAsia="Calibri"/>
          <w:outline w:val="0"/>
          <w:color w:val="462006"/>
          <w:sz w:val="22"/>
          <w:szCs w:val="22"/>
          <w:u w:color="462006"/>
          <w14:textFill>
            <w14:solidFill>
              <w14:srgbClr w14:val="462006"/>
            </w14:solidFill>
          </w14:textFill>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19"/>
        <w:gridCol w:w="3120"/>
        <w:gridCol w:w="3121"/>
      </w:tblGrid>
      <w:tr>
        <w:tblPrEx>
          <w:shd w:val="clear" w:color="auto" w:fill="cdd4e9"/>
        </w:tblPrEx>
        <w:trPr>
          <w:trHeight w:val="221" w:hRule="atLeast"/>
        </w:trPr>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b w:val="1"/>
                <w:bCs w:val="1"/>
                <w:outline w:val="0"/>
                <w:color w:val="462006"/>
                <w:sz w:val="22"/>
                <w:szCs w:val="22"/>
                <w:u w:color="462006"/>
                <w:shd w:val="nil" w:color="auto" w:fill="auto"/>
                <w:rtl w:val="0"/>
                <w:lang w:val="en-US"/>
                <w14:textFill>
                  <w14:solidFill>
                    <w14:srgbClr w14:val="462006"/>
                  </w14:solidFill>
                </w14:textFill>
              </w:rPr>
              <w:t>Field/Tag</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b w:val="1"/>
                <w:bCs w:val="1"/>
                <w:outline w:val="0"/>
                <w:color w:val="462006"/>
                <w:sz w:val="22"/>
                <w:szCs w:val="22"/>
                <w:u w:color="462006"/>
                <w:shd w:val="nil" w:color="auto" w:fill="auto"/>
                <w:rtl w:val="0"/>
                <w:lang w:val="en-US"/>
                <w14:textFill>
                  <w14:solidFill>
                    <w14:srgbClr w14:val="462006"/>
                  </w14:solidFill>
                </w14:textFill>
              </w:rPr>
              <w:t>Type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b w:val="1"/>
                <w:bCs w:val="1"/>
                <w:outline w:val="0"/>
                <w:color w:val="462006"/>
                <w:sz w:val="22"/>
                <w:szCs w:val="22"/>
                <w:u w:color="462006"/>
                <w:shd w:val="nil" w:color="auto" w:fill="auto"/>
                <w:rtl w:val="0"/>
                <w:lang w:val="en-US"/>
                <w14:textFill>
                  <w14:solidFill>
                    <w14:srgbClr w14:val="462006"/>
                  </w14:solidFill>
                </w14:textFill>
              </w:rPr>
              <w:t>Remarks</w:t>
            </w:r>
          </w:p>
        </w:tc>
      </w:tr>
      <w:tr>
        <w:tblPrEx>
          <w:shd w:val="clear" w:color="auto" w:fill="cdd4e9"/>
        </w:tblPrEx>
        <w:trPr>
          <w:trHeight w:val="221" w:hRule="atLeast"/>
        </w:trPr>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msgId</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String</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RRN or unique request ID</w:t>
            </w:r>
          </w:p>
        </w:tc>
      </w:tr>
      <w:tr>
        <w:tblPrEx>
          <w:shd w:val="clear" w:color="auto" w:fill="cdd4e9"/>
        </w:tblPrEx>
        <w:trPr>
          <w:trHeight w:val="481" w:hRule="atLeast"/>
        </w:trPr>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STATUS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String</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Transaction Status Flag OK success and ERROR failed</w:t>
            </w:r>
          </w:p>
        </w:tc>
      </w:tr>
      <w:tr>
        <w:tblPrEx>
          <w:shd w:val="clear" w:color="auto" w:fill="cdd4e9"/>
        </w:tblPrEx>
        <w:trPr>
          <w:trHeight w:val="481" w:hRule="atLeast"/>
        </w:trPr>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responseCode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String</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outline w:val="0"/>
                <w:color w:val="462006"/>
                <w:sz w:val="22"/>
                <w:szCs w:val="22"/>
                <w:u w:color="462006"/>
                <w:shd w:val="nil" w:color="auto" w:fill="auto"/>
                <w:rtl w:val="0"/>
                <w:lang w:val="en-US"/>
                <w14:textFill>
                  <w14:solidFill>
                    <w14:srgbClr w14:val="462006"/>
                  </w14:solidFill>
                </w14:textFill>
              </w:rPr>
              <w:t>Return response code returned By Telecom</w:t>
            </w:r>
          </w:p>
        </w:tc>
      </w:tr>
    </w:tbl>
    <w:p>
      <w:pPr>
        <w:pStyle w:val="Body"/>
        <w:widowControl w:val="0"/>
        <w:rPr>
          <w:rFonts w:ascii="Calibri" w:cs="Calibri" w:hAnsi="Calibri" w:eastAsia="Calibri"/>
          <w:outline w:val="0"/>
          <w:color w:val="462006"/>
          <w:sz w:val="22"/>
          <w:szCs w:val="22"/>
          <w:u w:color="462006"/>
          <w14:textFill>
            <w14:solidFill>
              <w14:srgbClr w14:val="462006"/>
            </w14:solidFill>
          </w14:textFill>
        </w:rPr>
      </w:pPr>
    </w:p>
    <w:p>
      <w:pPr>
        <w:pStyle w:val="Body"/>
        <w:rPr>
          <w:rFonts w:ascii="Calibri" w:cs="Calibri" w:hAnsi="Calibri" w:eastAsia="Calibri"/>
          <w:outline w:val="0"/>
          <w:color w:val="462006"/>
          <w:sz w:val="22"/>
          <w:szCs w:val="22"/>
          <w:u w:color="462006"/>
          <w14:textFill>
            <w14:solidFill>
              <w14:srgbClr w14:val="462006"/>
            </w14:solidFill>
          </w14:textFill>
        </w:rPr>
      </w:pPr>
    </w:p>
    <w:p>
      <w:pPr>
        <w:pStyle w:val="Body"/>
        <w:rPr>
          <w:rFonts w:ascii="Calibri" w:cs="Calibri" w:hAnsi="Calibri" w:eastAsia="Calibri"/>
          <w:outline w:val="0"/>
          <w:color w:val="462006"/>
          <w:sz w:val="22"/>
          <w:szCs w:val="22"/>
          <w:u w:color="462006"/>
          <w14:textFill>
            <w14:solidFill>
              <w14:srgbClr w14:val="462006"/>
            </w14:solidFill>
          </w14:textFill>
        </w:rPr>
      </w:pPr>
      <w:r>
        <w:rPr>
          <w:rFonts w:ascii="Calibri" w:hAnsi="Calibri"/>
          <w:outline w:val="0"/>
          <w:color w:val="462006"/>
          <w:sz w:val="22"/>
          <w:szCs w:val="22"/>
          <w:u w:color="462006"/>
          <w:rtl w:val="0"/>
          <w:lang w:val="en-US"/>
          <w14:textFill>
            <w14:solidFill>
              <w14:srgbClr w14:val="462006"/>
            </w14:solidFill>
          </w14:textFill>
        </w:rPr>
        <w:t>Sample response:</w:t>
      </w:r>
    </w:p>
    <w:p>
      <w:pPr>
        <w:pStyle w:val="Body"/>
        <w:rPr>
          <w:rFonts w:ascii="Calibri" w:cs="Calibri" w:hAnsi="Calibri" w:eastAsia="Calibri"/>
          <w:outline w:val="0"/>
          <w:color w:val="462006"/>
          <w:sz w:val="22"/>
          <w:szCs w:val="22"/>
          <w:u w:color="462006"/>
          <w14:textFill>
            <w14:solidFill>
              <w14:srgbClr w14:val="462006"/>
            </w14:solidFill>
          </w14:textFill>
        </w:rPr>
      </w:pPr>
    </w:p>
    <w:p>
      <w:pPr>
        <w:pStyle w:val="Body"/>
        <w:rPr>
          <w:del w:id="51" w:date="2020-07-14T09:11:49Z" w:author="Geoffrey Wambugu"/>
          <w:rFonts w:ascii="Calibri" w:cs="Calibri" w:hAnsi="Calibri" w:eastAsia="Calibri"/>
          <w:outline w:val="0"/>
          <w:color w:val="000000"/>
          <w:sz w:val="18"/>
          <w:szCs w:val="18"/>
          <w:u w:color="000000"/>
          <w14:textFill>
            <w14:solidFill>
              <w14:srgbClr w14:val="000000"/>
            </w14:solidFill>
          </w14:textFill>
        </w:rPr>
      </w:pPr>
      <w:del w:id="52" w:date="2020-07-14T09:11:49Z" w:author="Geoffrey Wambugu">
        <w:r>
          <w:rPr>
            <w:rFonts w:ascii="Calibri" w:hAnsi="Calibri"/>
            <w:outline w:val="0"/>
            <w:color w:val="000000"/>
            <w:sz w:val="18"/>
            <w:szCs w:val="18"/>
            <w:u w:color="000000"/>
            <w:rtl w:val="0"/>
            <w:lang w:val="en-US"/>
            <w14:textFill>
              <w14:solidFill>
                <w14:srgbClr w14:val="000000"/>
              </w14:solidFill>
            </w14:textFill>
          </w:rPr>
          <w:delText>&lt;MobileNumberInquireRes&gt;</w:delText>
        </w:r>
      </w:del>
    </w:p>
    <w:p>
      <w:pPr>
        <w:pStyle w:val="Body"/>
        <w:rPr>
          <w:del w:id="53" w:date="2020-07-14T09:11:49Z" w:author="Geoffrey Wambugu"/>
          <w:rFonts w:ascii="Calibri" w:cs="Calibri" w:hAnsi="Calibri" w:eastAsia="Calibri"/>
          <w:outline w:val="0"/>
          <w:color w:val="000000"/>
          <w:sz w:val="18"/>
          <w:szCs w:val="18"/>
          <w:u w:color="000000"/>
          <w14:textFill>
            <w14:solidFill>
              <w14:srgbClr w14:val="000000"/>
            </w14:solidFill>
          </w14:textFill>
        </w:rPr>
      </w:pPr>
      <w:del w:id="54" w:date="2020-07-14T09:11:49Z" w:author="Geoffrey Wambugu">
        <w:r>
          <w:rPr>
            <w:rFonts w:ascii="Calibri" w:hAnsi="Calibri"/>
            <w:outline w:val="0"/>
            <w:color w:val="000000"/>
            <w:sz w:val="18"/>
            <w:szCs w:val="18"/>
            <w:u w:color="000000"/>
            <w:rtl w:val="0"/>
            <w14:textFill>
              <w14:solidFill>
                <w14:srgbClr w14:val="000000"/>
              </w14:solidFill>
            </w14:textFill>
          </w:rPr>
          <w:delText xml:space="preserve">    &lt;msgId&gt;549380234318&lt;/msgId&gt;</w:delText>
        </w:r>
      </w:del>
    </w:p>
    <w:p>
      <w:pPr>
        <w:pStyle w:val="Body"/>
        <w:rPr>
          <w:del w:id="55" w:date="2020-07-14T09:11:49Z" w:author="Geoffrey Wambugu"/>
          <w:rFonts w:ascii="Calibri" w:cs="Calibri" w:hAnsi="Calibri" w:eastAsia="Calibri"/>
          <w:outline w:val="0"/>
          <w:color w:val="000000"/>
          <w:sz w:val="18"/>
          <w:szCs w:val="18"/>
          <w:u w:color="000000"/>
          <w14:textFill>
            <w14:solidFill>
              <w14:srgbClr w14:val="000000"/>
            </w14:solidFill>
          </w14:textFill>
        </w:rPr>
      </w:pPr>
      <w:del w:id="56" w:date="2020-07-14T09:11:49Z" w:author="Geoffrey Wambugu">
        <w:r>
          <w:rPr>
            <w:rFonts w:ascii="Calibri" w:hAnsi="Calibri"/>
            <w:outline w:val="0"/>
            <w:color w:val="000000"/>
            <w:sz w:val="18"/>
            <w:szCs w:val="18"/>
            <w:u w:color="000000"/>
            <w:rtl w:val="0"/>
            <w:lang w:val="en-US"/>
            <w14:textFill>
              <w14:solidFill>
                <w14:srgbClr w14:val="000000"/>
              </w14:solidFill>
            </w14:textFill>
          </w:rPr>
          <w:delText xml:space="preserve">    &lt;channel&gt;MFS&lt;/channel&gt;</w:delText>
        </w:r>
      </w:del>
    </w:p>
    <w:p>
      <w:pPr>
        <w:pStyle w:val="Body"/>
        <w:rPr>
          <w:del w:id="57" w:date="2020-07-14T09:11:49Z" w:author="Geoffrey Wambugu"/>
          <w:rFonts w:ascii="Calibri" w:cs="Calibri" w:hAnsi="Calibri" w:eastAsia="Calibri"/>
          <w:outline w:val="0"/>
          <w:color w:val="000000"/>
          <w:sz w:val="18"/>
          <w:szCs w:val="18"/>
          <w:u w:color="000000"/>
          <w14:textFill>
            <w14:solidFill>
              <w14:srgbClr w14:val="000000"/>
            </w14:solidFill>
          </w14:textFill>
        </w:rPr>
      </w:pPr>
      <w:del w:id="58" w:date="2020-07-14T09:11:49Z" w:author="Geoffrey Wambugu">
        <w:r>
          <w:rPr>
            <w:rFonts w:ascii="Calibri" w:hAnsi="Calibri"/>
            <w:outline w:val="0"/>
            <w:color w:val="000000"/>
            <w:sz w:val="18"/>
            <w:szCs w:val="18"/>
            <w:u w:color="000000"/>
            <w:rtl w:val="0"/>
            <w:lang w:val="en-US"/>
            <w14:textFill>
              <w14:solidFill>
                <w14:srgbClr w14:val="000000"/>
              </w14:solidFill>
            </w14:textFill>
          </w:rPr>
          <w:delText xml:space="preserve">    &lt;telcom&gt;M-pesa&lt;/telcom&gt;</w:delText>
        </w:r>
      </w:del>
    </w:p>
    <w:p>
      <w:pPr>
        <w:pStyle w:val="Body"/>
        <w:rPr>
          <w:del w:id="59" w:date="2020-07-14T09:11:49Z" w:author="Geoffrey Wambugu"/>
          <w:rFonts w:ascii="Calibri" w:cs="Calibri" w:hAnsi="Calibri" w:eastAsia="Calibri"/>
          <w:outline w:val="0"/>
          <w:color w:val="000000"/>
          <w:sz w:val="18"/>
          <w:szCs w:val="18"/>
          <w:u w:color="000000"/>
          <w14:textFill>
            <w14:solidFill>
              <w14:srgbClr w14:val="000000"/>
            </w14:solidFill>
          </w14:textFill>
        </w:rPr>
      </w:pPr>
      <w:del w:id="60" w:date="2020-07-14T09:11:49Z" w:author="Geoffrey Wambugu">
        <w:r>
          <w:rPr>
            <w:rFonts w:ascii="Calibri" w:hAnsi="Calibri"/>
            <w:outline w:val="0"/>
            <w:color w:val="000000"/>
            <w:sz w:val="18"/>
            <w:szCs w:val="18"/>
            <w:u w:color="000000"/>
            <w:rtl w:val="0"/>
            <w:lang w:val="en-US"/>
            <w14:textFill>
              <w14:solidFill>
                <w14:srgbClr w14:val="000000"/>
              </w14:solidFill>
            </w14:textFill>
          </w:rPr>
          <w:delText xml:space="preserve">    &lt;mobileNumber&gt;254708086131&lt;/mobileNumber&gt;</w:delText>
        </w:r>
      </w:del>
    </w:p>
    <w:p>
      <w:pPr>
        <w:pStyle w:val="Body"/>
        <w:rPr>
          <w:del w:id="61" w:date="2020-07-14T09:11:49Z" w:author="Geoffrey Wambugu"/>
          <w:rFonts w:ascii="Calibri" w:cs="Calibri" w:hAnsi="Calibri" w:eastAsia="Calibri"/>
          <w:outline w:val="0"/>
          <w:color w:val="000000"/>
          <w:sz w:val="18"/>
          <w:szCs w:val="18"/>
          <w:u w:color="000000"/>
          <w14:textFill>
            <w14:solidFill>
              <w14:srgbClr w14:val="000000"/>
            </w14:solidFill>
          </w14:textFill>
        </w:rPr>
      </w:pPr>
      <w:del w:id="62" w:date="2020-07-14T09:11:49Z" w:author="Geoffrey Wambugu">
        <w:r>
          <w:rPr>
            <w:rFonts w:ascii="Calibri" w:hAnsi="Calibri"/>
            <w:outline w:val="0"/>
            <w:color w:val="000000"/>
            <w:sz w:val="18"/>
            <w:szCs w:val="18"/>
            <w:u w:color="000000"/>
            <w:rtl w:val="0"/>
            <w:lang w:val="en-US"/>
            <w14:textFill>
              <w14:solidFill>
                <w14:srgbClr w14:val="000000"/>
              </w14:solidFill>
            </w14:textFill>
          </w:rPr>
          <w:delText xml:space="preserve">    &lt;responseCode&gt;00&lt;/responseCode&gt;</w:delText>
        </w:r>
      </w:del>
    </w:p>
    <w:p>
      <w:pPr>
        <w:pStyle w:val="Body"/>
        <w:rPr>
          <w:del w:id="63" w:date="2020-07-14T09:11:49Z" w:author="Geoffrey Wambugu"/>
          <w:rFonts w:ascii="Calibri" w:cs="Calibri" w:hAnsi="Calibri" w:eastAsia="Calibri"/>
          <w:outline w:val="0"/>
          <w:color w:val="000000"/>
          <w:sz w:val="18"/>
          <w:szCs w:val="18"/>
          <w:u w:color="000000"/>
          <w14:textFill>
            <w14:solidFill>
              <w14:srgbClr w14:val="000000"/>
            </w14:solidFill>
          </w14:textFill>
        </w:rPr>
      </w:pPr>
      <w:del w:id="64" w:date="2020-07-14T09:11:49Z" w:author="Geoffrey Wambugu">
        <w:r>
          <w:rPr>
            <w:rFonts w:ascii="Calibri" w:hAnsi="Calibri"/>
            <w:outline w:val="0"/>
            <w:color w:val="000000"/>
            <w:sz w:val="18"/>
            <w:szCs w:val="18"/>
            <w:u w:color="000000"/>
            <w:rtl w:val="0"/>
            <w:lang w:val="en-US"/>
            <w14:textFill>
              <w14:solidFill>
                <w14:srgbClr w14:val="000000"/>
              </w14:solidFill>
            </w14:textFill>
          </w:rPr>
          <w:delText xml:space="preserve">    &lt;customerNames&gt;Test 1&lt;/customerNames&gt;</w:delText>
        </w:r>
      </w:del>
    </w:p>
    <w:p>
      <w:pPr>
        <w:pStyle w:val="Body"/>
        <w:rPr>
          <w:del w:id="65" w:date="2020-07-14T09:11:49Z" w:author="Geoffrey Wambugu"/>
          <w:rFonts w:ascii="Calibri" w:cs="Calibri" w:hAnsi="Calibri" w:eastAsia="Calibri"/>
          <w:outline w:val="0"/>
          <w:color w:val="000000"/>
          <w:sz w:val="18"/>
          <w:szCs w:val="18"/>
          <w:u w:color="000000"/>
          <w14:textFill>
            <w14:solidFill>
              <w14:srgbClr w14:val="000000"/>
            </w14:solidFill>
          </w14:textFill>
        </w:rPr>
      </w:pPr>
      <w:del w:id="66" w:date="2020-07-14T09:11:49Z" w:author="Geoffrey Wambugu">
        <w:r>
          <w:rPr>
            <w:rFonts w:ascii="Calibri" w:hAnsi="Calibri"/>
            <w:outline w:val="0"/>
            <w:color w:val="000000"/>
            <w:sz w:val="18"/>
            <w:szCs w:val="18"/>
            <w:u w:color="000000"/>
            <w:rtl w:val="0"/>
            <w:lang w:val="en-US"/>
            <w14:textFill>
              <w14:solidFill>
                <w14:srgbClr w14:val="000000"/>
              </w14:solidFill>
            </w14:textFill>
          </w:rPr>
          <w:delText>&lt;/MobileNumberInquireRes&gt;</w:delText>
        </w:r>
      </w:del>
    </w:p>
    <w:p>
      <w:pPr>
        <w:pStyle w:val="Default"/>
        <w:bidi w:val="0"/>
        <w:spacing w:before="0"/>
        <w:ind w:left="0" w:right="0" w:firstLine="0"/>
        <w:jc w:val="left"/>
        <w:rPr>
          <w:rFonts w:ascii="Calibri" w:cs="Calibri" w:hAnsi="Calibri" w:eastAsia="Calibri"/>
          <w:outline w:val="0"/>
          <w:color w:val="462006"/>
          <w:sz w:val="22"/>
          <w:szCs w:val="22"/>
          <w:u w:color="462006"/>
          <w:shd w:val="clear" w:color="auto" w:fill="ffffff"/>
          <w:rtl w:val="0"/>
          <w14:textFill>
            <w14:solidFill>
              <w14:srgbClr w14:val="462006"/>
            </w14:solidFill>
          </w14:textFill>
        </w:rPr>
      </w:pPr>
      <w:r>
        <w:rPr>
          <w:rFonts w:ascii="Calibri" w:hAnsi="Calibri"/>
          <w:outline w:val="0"/>
          <w:color w:val="462006"/>
          <w:sz w:val="22"/>
          <w:szCs w:val="22"/>
          <w:u w:color="462006"/>
          <w:shd w:val="clear" w:color="auto" w:fill="ffffff"/>
          <w:rtl w:val="0"/>
          <w:lang w:val="en-US"/>
          <w14:textFill>
            <w14:solidFill>
              <w14:srgbClr w14:val="462006"/>
            </w14:solidFill>
          </w14:textFill>
        </w:rPr>
        <w:t>&lt;response&gt;</w:t>
      </w:r>
    </w:p>
    <w:p>
      <w:pPr>
        <w:pStyle w:val="Default"/>
        <w:bidi w:val="0"/>
        <w:spacing w:before="0"/>
        <w:ind w:left="0" w:right="0" w:firstLine="0"/>
        <w:jc w:val="left"/>
        <w:rPr>
          <w:rFonts w:ascii="Calibri" w:cs="Calibri" w:hAnsi="Calibri" w:eastAsia="Calibri"/>
          <w:outline w:val="0"/>
          <w:color w:val="462006"/>
          <w:sz w:val="22"/>
          <w:szCs w:val="22"/>
          <w:u w:color="462006"/>
          <w:shd w:val="clear" w:color="auto" w:fill="ffffff"/>
          <w:rtl w:val="0"/>
          <w14:textFill>
            <w14:solidFill>
              <w14:srgbClr w14:val="462006"/>
            </w14:solidFill>
          </w14:textFill>
        </w:rPr>
      </w:pPr>
      <w:r>
        <w:rPr>
          <w:rFonts w:ascii="Calibri" w:hAnsi="Calibri" w:hint="default"/>
          <w:outline w:val="0"/>
          <w:color w:val="462006"/>
          <w:sz w:val="22"/>
          <w:szCs w:val="22"/>
          <w:u w:color="462006"/>
          <w:shd w:val="clear" w:color="auto" w:fill="ffffff"/>
          <w:rtl w:val="0"/>
          <w14:textFill>
            <w14:solidFill>
              <w14:srgbClr w14:val="462006"/>
            </w14:solidFill>
          </w14:textFill>
        </w:rPr>
        <w:t xml:space="preserve">    </w:t>
      </w:r>
      <w:r>
        <w:rPr>
          <w:rFonts w:ascii="Calibri" w:hAnsi="Calibri"/>
          <w:outline w:val="0"/>
          <w:color w:val="462006"/>
          <w:sz w:val="22"/>
          <w:szCs w:val="22"/>
          <w:u w:color="462006"/>
          <w:shd w:val="clear" w:color="auto" w:fill="ffffff"/>
          <w:rtl w:val="0"/>
          <w:lang w:val="en-US"/>
          <w14:textFill>
            <w14:solidFill>
              <w14:srgbClr w14:val="462006"/>
            </w14:solidFill>
          </w14:textFill>
        </w:rPr>
        <w:t>&lt;eazzycashres&gt;</w:t>
      </w:r>
    </w:p>
    <w:p>
      <w:pPr>
        <w:pStyle w:val="Default"/>
        <w:bidi w:val="0"/>
        <w:spacing w:before="0"/>
        <w:ind w:left="0" w:right="0" w:firstLine="0"/>
        <w:jc w:val="left"/>
        <w:rPr>
          <w:rFonts w:ascii="Calibri" w:cs="Calibri" w:hAnsi="Calibri" w:eastAsia="Calibri"/>
          <w:outline w:val="0"/>
          <w:color w:val="462006"/>
          <w:sz w:val="22"/>
          <w:szCs w:val="22"/>
          <w:u w:color="462006"/>
          <w:shd w:val="clear" w:color="auto" w:fill="ffffff"/>
          <w:rtl w:val="0"/>
          <w14:textFill>
            <w14:solidFill>
              <w14:srgbClr w14:val="462006"/>
            </w14:solidFill>
          </w14:textFill>
        </w:rPr>
      </w:pPr>
      <w:ins w:id="67" w:date="2020-07-14T13:33:15Z" w:author="Geoffrey Wambugu">
        <w:r>
          <w:rPr>
            <w:rFonts w:ascii="Calibri" w:hAnsi="Calibri"/>
            <w:outline w:val="0"/>
            <w:color w:val="462006"/>
            <w:sz w:val="22"/>
            <w:szCs w:val="22"/>
            <w:u w:color="462006"/>
            <w:shd w:val="clear" w:color="auto" w:fill="ffffff"/>
            <w:rtl w:val="0"/>
            <w:lang w:val="en-US"/>
            <w14:textFill>
              <w14:solidFill>
                <w14:srgbClr w14:val="462006"/>
              </w14:solidFill>
            </w14:textFill>
          </w:rPr>
          <w:t xml:space="preserve">         </w:t>
        </w:r>
      </w:ins>
      <w:r>
        <w:rPr>
          <w:rFonts w:ascii="Calibri" w:hAnsi="Calibri"/>
          <w:outline w:val="0"/>
          <w:color w:val="462006"/>
          <w:sz w:val="22"/>
          <w:szCs w:val="22"/>
          <w:u w:color="462006"/>
          <w:shd w:val="clear" w:color="auto" w:fill="ffffff"/>
          <w:rtl w:val="0"/>
          <w:lang w:val="en-US"/>
          <w14:textFill>
            <w14:solidFill>
              <w14:srgbClr w14:val="462006"/>
            </w14:solidFill>
          </w14:textFill>
        </w:rPr>
        <w:t>&lt;</w:t>
      </w:r>
      <w:r>
        <w:rPr>
          <w:rFonts w:ascii="Verdana" w:hAnsi="Verdana"/>
          <w:outline w:val="0"/>
          <w:color w:val="201f1e"/>
          <w:sz w:val="20"/>
          <w:szCs w:val="20"/>
          <w:shd w:val="nil" w:color="auto" w:fill="auto"/>
          <w:rtl w:val="0"/>
          <w:lang w:val="en-US"/>
          <w14:textFill>
            <w14:solidFill>
              <w14:srgbClr w14:val="201F1E"/>
            </w14:solidFill>
          </w14:textFill>
        </w:rPr>
        <w:t>msgId&gt;324234245453&lt;/msgId&gt;</w:t>
      </w:r>
    </w:p>
    <w:p>
      <w:pPr>
        <w:pStyle w:val="Default"/>
        <w:bidi w:val="0"/>
        <w:spacing w:before="0"/>
        <w:ind w:left="0" w:right="0" w:firstLine="0"/>
        <w:jc w:val="left"/>
        <w:rPr>
          <w:rFonts w:ascii="Calibri" w:cs="Calibri" w:hAnsi="Calibri" w:eastAsia="Calibri"/>
          <w:outline w:val="0"/>
          <w:color w:val="462006"/>
          <w:sz w:val="22"/>
          <w:szCs w:val="22"/>
          <w:u w:color="462006"/>
          <w:shd w:val="clear" w:color="auto" w:fill="ffffff"/>
          <w:rtl w:val="0"/>
          <w14:textFill>
            <w14:solidFill>
              <w14:srgbClr w14:val="462006"/>
            </w14:solidFill>
          </w14:textFill>
        </w:rPr>
      </w:pPr>
      <w:r>
        <w:rPr>
          <w:rFonts w:ascii="Calibri" w:hAnsi="Calibri" w:hint="default"/>
          <w:outline w:val="0"/>
          <w:color w:val="462006"/>
          <w:sz w:val="22"/>
          <w:szCs w:val="22"/>
          <w:u w:color="462006"/>
          <w:shd w:val="clear" w:color="auto" w:fill="ffffff"/>
          <w:rtl w:val="0"/>
          <w14:textFill>
            <w14:solidFill>
              <w14:srgbClr w14:val="462006"/>
            </w14:solidFill>
          </w14:textFill>
        </w:rPr>
        <w:t xml:space="preserve">        </w:t>
      </w:r>
      <w:r>
        <w:rPr>
          <w:rFonts w:ascii="Calibri" w:hAnsi="Calibri"/>
          <w:outline w:val="0"/>
          <w:color w:val="462006"/>
          <w:sz w:val="22"/>
          <w:szCs w:val="22"/>
          <w:u w:color="462006"/>
          <w:shd w:val="clear" w:color="auto" w:fill="ffffff"/>
          <w:rtl w:val="0"/>
          <w:lang w:val="en-US"/>
          <w14:textFill>
            <w14:solidFill>
              <w14:srgbClr w14:val="462006"/>
            </w14:solidFill>
          </w14:textFill>
        </w:rPr>
        <w:t>&lt;status&gt;ERROR&lt;/status&gt;</w:t>
      </w:r>
    </w:p>
    <w:p>
      <w:pPr>
        <w:pStyle w:val="Default"/>
        <w:bidi w:val="0"/>
        <w:spacing w:before="0"/>
        <w:ind w:left="0" w:right="0" w:firstLine="0"/>
        <w:jc w:val="left"/>
        <w:rPr>
          <w:rFonts w:ascii="Calibri" w:cs="Calibri" w:hAnsi="Calibri" w:eastAsia="Calibri"/>
          <w:outline w:val="0"/>
          <w:color w:val="462006"/>
          <w:sz w:val="22"/>
          <w:szCs w:val="22"/>
          <w:u w:color="462006"/>
          <w:shd w:val="clear" w:color="auto" w:fill="ffffff"/>
          <w:rtl w:val="0"/>
          <w14:textFill>
            <w14:solidFill>
              <w14:srgbClr w14:val="462006"/>
            </w14:solidFill>
          </w14:textFill>
        </w:rPr>
      </w:pPr>
      <w:r>
        <w:rPr>
          <w:rFonts w:ascii="Calibri" w:hAnsi="Calibri" w:hint="default"/>
          <w:outline w:val="0"/>
          <w:color w:val="462006"/>
          <w:sz w:val="22"/>
          <w:szCs w:val="22"/>
          <w:u w:color="462006"/>
          <w:shd w:val="clear" w:color="auto" w:fill="ffffff"/>
          <w:rtl w:val="0"/>
          <w14:textFill>
            <w14:solidFill>
              <w14:srgbClr w14:val="462006"/>
            </w14:solidFill>
          </w14:textFill>
        </w:rPr>
        <w:t xml:space="preserve">        </w:t>
      </w:r>
      <w:r>
        <w:rPr>
          <w:rFonts w:ascii="Calibri" w:hAnsi="Calibri"/>
          <w:outline w:val="0"/>
          <w:color w:val="462006"/>
          <w:sz w:val="22"/>
          <w:szCs w:val="22"/>
          <w:u w:color="462006"/>
          <w:shd w:val="clear" w:color="auto" w:fill="ffffff"/>
          <w:rtl w:val="0"/>
          <w:lang w:val="en-US"/>
          <w14:textFill>
            <w14:solidFill>
              <w14:srgbClr w14:val="462006"/>
            </w14:solidFill>
          </w14:textFill>
        </w:rPr>
        <w:t>&lt;responseCode&gt;-10&lt;/responseCode&gt;</w:t>
      </w:r>
    </w:p>
    <w:p>
      <w:pPr>
        <w:pStyle w:val="Default"/>
        <w:bidi w:val="0"/>
        <w:spacing w:before="0"/>
        <w:ind w:left="0" w:right="0" w:firstLine="0"/>
        <w:jc w:val="left"/>
        <w:rPr>
          <w:rFonts w:ascii="Calibri" w:cs="Calibri" w:hAnsi="Calibri" w:eastAsia="Calibri"/>
          <w:outline w:val="0"/>
          <w:color w:val="462006"/>
          <w:sz w:val="22"/>
          <w:szCs w:val="22"/>
          <w:u w:color="462006"/>
          <w:shd w:val="clear" w:color="auto" w:fill="ffffff"/>
          <w:rtl w:val="0"/>
          <w14:textFill>
            <w14:solidFill>
              <w14:srgbClr w14:val="462006"/>
            </w14:solidFill>
          </w14:textFill>
        </w:rPr>
      </w:pPr>
      <w:r>
        <w:rPr>
          <w:rFonts w:ascii="Calibri" w:hAnsi="Calibri" w:hint="default"/>
          <w:outline w:val="0"/>
          <w:color w:val="462006"/>
          <w:sz w:val="22"/>
          <w:szCs w:val="22"/>
          <w:u w:color="462006"/>
          <w:shd w:val="clear" w:color="auto" w:fill="ffffff"/>
          <w:rtl w:val="0"/>
          <w14:textFill>
            <w14:solidFill>
              <w14:srgbClr w14:val="462006"/>
            </w14:solidFill>
          </w14:textFill>
        </w:rPr>
        <w:t xml:space="preserve">    </w:t>
      </w:r>
      <w:r>
        <w:rPr>
          <w:rFonts w:ascii="Calibri" w:hAnsi="Calibri"/>
          <w:outline w:val="0"/>
          <w:color w:val="462006"/>
          <w:sz w:val="22"/>
          <w:szCs w:val="22"/>
          <w:u w:color="462006"/>
          <w:shd w:val="clear" w:color="auto" w:fill="ffffff"/>
          <w:rtl w:val="0"/>
          <w:lang w:val="en-US"/>
          <w14:textFill>
            <w14:solidFill>
              <w14:srgbClr w14:val="462006"/>
            </w14:solidFill>
          </w14:textFill>
        </w:rPr>
        <w:t>&lt;/eazzycashres&gt;</w:t>
      </w:r>
    </w:p>
    <w:p>
      <w:pPr>
        <w:pStyle w:val="Default"/>
        <w:bidi w:val="0"/>
        <w:spacing w:before="0"/>
        <w:ind w:left="0" w:right="0" w:firstLine="0"/>
        <w:jc w:val="left"/>
        <w:rPr>
          <w:rFonts w:ascii="Calibri" w:cs="Calibri" w:hAnsi="Calibri" w:eastAsia="Calibri"/>
          <w:outline w:val="0"/>
          <w:color w:val="462006"/>
          <w:sz w:val="20"/>
          <w:szCs w:val="20"/>
          <w:u w:color="462006"/>
          <w:shd w:val="clear" w:color="auto" w:fill="ffffff"/>
          <w:rtl w:val="0"/>
          <w14:textFill>
            <w14:solidFill>
              <w14:srgbClr w14:val="462006"/>
            </w14:solidFill>
          </w14:textFill>
        </w:rPr>
      </w:pPr>
      <w:r>
        <w:rPr>
          <w:rFonts w:ascii="Calibri" w:hAnsi="Calibri"/>
          <w:outline w:val="0"/>
          <w:color w:val="462006"/>
          <w:sz w:val="22"/>
          <w:szCs w:val="22"/>
          <w:u w:color="462006"/>
          <w:shd w:val="clear" w:color="auto" w:fill="ffffff"/>
          <w:rtl w:val="0"/>
          <w:lang w:val="en-US"/>
          <w14:textFill>
            <w14:solidFill>
              <w14:srgbClr w14:val="462006"/>
            </w14:solidFill>
          </w14:textFill>
        </w:rPr>
        <w:t>&lt;/response&gt;</w:t>
      </w:r>
    </w:p>
    <w:p>
      <w:pPr>
        <w:pStyle w:val="Body"/>
        <w:rPr>
          <w:rFonts w:ascii="Calibri" w:cs="Calibri" w:hAnsi="Calibri" w:eastAsia="Calibri"/>
          <w:outline w:val="0"/>
          <w:color w:val="462006"/>
          <w:sz w:val="22"/>
          <w:szCs w:val="22"/>
          <w:u w:color="462006"/>
          <w14:textFill>
            <w14:solidFill>
              <w14:srgbClr w14:val="462006"/>
            </w14:solidFill>
          </w14:textFill>
        </w:rPr>
      </w:pPr>
    </w:p>
    <w:p>
      <w:pPr>
        <w:pStyle w:val="Body"/>
        <w:rPr>
          <w:rFonts w:ascii="Calibri" w:cs="Calibri" w:hAnsi="Calibri" w:eastAsia="Calibri"/>
          <w:outline w:val="0"/>
          <w:color w:val="462006"/>
          <w:sz w:val="22"/>
          <w:szCs w:val="22"/>
          <w:u w:color="462006"/>
          <w14:textFill>
            <w14:solidFill>
              <w14:srgbClr w14:val="462006"/>
            </w14:solidFill>
          </w14:textFill>
        </w:rPr>
      </w:pPr>
    </w:p>
    <w:p>
      <w:pPr>
        <w:pStyle w:val="Heading 2"/>
      </w:pPr>
      <w:r>
        <w:rPr>
          <w:rtl w:val="0"/>
          <w:lang w:val="en-US"/>
        </w:rPr>
        <w:t>UAT End point</w:t>
      </w:r>
    </w:p>
    <w:p>
      <w:pPr>
        <w:pStyle w:val="Body"/>
        <w:rPr>
          <w:rFonts w:ascii="Calibri" w:cs="Calibri" w:hAnsi="Calibri" w:eastAsia="Calibri"/>
          <w:outline w:val="0"/>
          <w:color w:val="462006"/>
          <w:sz w:val="22"/>
          <w:szCs w:val="22"/>
          <w:u w:color="462006"/>
          <w14:textFill>
            <w14:solidFill>
              <w14:srgbClr w14:val="462006"/>
            </w14:solidFill>
          </w14:textFill>
        </w:rPr>
      </w:pPr>
    </w:p>
    <w:p>
      <w:pPr>
        <w:pStyle w:val="Body"/>
        <w:rPr>
          <w:rFonts w:ascii="Calibri" w:cs="Calibri" w:hAnsi="Calibri" w:eastAsia="Calibri"/>
          <w:outline w:val="0"/>
          <w:color w:val="462006"/>
          <w:sz w:val="22"/>
          <w:szCs w:val="22"/>
          <w:u w:color="462006"/>
          <w14:textFill>
            <w14:solidFill>
              <w14:srgbClr w14:val="462006"/>
            </w14:solidFill>
          </w14:textFill>
        </w:rPr>
      </w:pPr>
      <w:r>
        <w:rPr>
          <w:rStyle w:val="Hyperlink.1"/>
        </w:rPr>
        <w:fldChar w:fldCharType="begin" w:fldLock="0"/>
      </w:r>
      <w:r>
        <w:rPr>
          <w:rStyle w:val="Hyperlink.1"/>
        </w:rPr>
        <w:instrText xml:space="preserve"> HYPERLINK "http://10.11.6.111:7879/way4handler/"</w:instrText>
      </w:r>
      <w:r>
        <w:rPr>
          <w:rStyle w:val="Hyperlink.1"/>
        </w:rPr>
        <w:fldChar w:fldCharType="separate" w:fldLock="0"/>
      </w:r>
      <w:r>
        <w:rPr>
          <w:rStyle w:val="Hyperlink.1"/>
          <w:rtl w:val="0"/>
          <w:lang w:val="en-US"/>
        </w:rPr>
        <w:t>http://10.11.6.111:7879/way4handler/</w:t>
      </w:r>
      <w:r>
        <w:rPr/>
        <w:fldChar w:fldCharType="end" w:fldLock="0"/>
      </w:r>
    </w:p>
    <w:p>
      <w:pPr>
        <w:pStyle w:val="Body"/>
        <w:rPr>
          <w:del w:id="68" w:date="2020-07-14T09:19:44Z" w:author="Geoffrey Wambugu"/>
          <w:rFonts w:ascii="Calibri" w:cs="Calibri" w:hAnsi="Calibri" w:eastAsia="Calibri"/>
          <w:outline w:val="0"/>
          <w:color w:val="462006"/>
          <w:sz w:val="22"/>
          <w:szCs w:val="22"/>
          <w:u w:color="462006"/>
          <w14:textFill>
            <w14:solidFill>
              <w14:srgbClr w14:val="462006"/>
            </w14:solidFill>
          </w14:textFill>
        </w:rPr>
      </w:pPr>
    </w:p>
    <w:p>
      <w:pPr>
        <w:pStyle w:val="Body"/>
        <w:rPr>
          <w:rFonts w:ascii="Calibri" w:cs="Calibri" w:hAnsi="Calibri" w:eastAsia="Calibri"/>
          <w:outline w:val="0"/>
          <w:color w:val="462006"/>
          <w:sz w:val="22"/>
          <w:szCs w:val="22"/>
          <w:u w:color="462006"/>
          <w14:textFill>
            <w14:solidFill>
              <w14:srgbClr w14:val="462006"/>
            </w14:solidFill>
          </w14:textFill>
        </w:rPr>
      </w:pPr>
    </w:p>
    <w:p>
      <w:pPr>
        <w:pStyle w:val="Body"/>
        <w:rPr>
          <w:rFonts w:ascii="Calibri" w:cs="Calibri" w:hAnsi="Calibri" w:eastAsia="Calibri"/>
          <w:outline w:val="0"/>
          <w:color w:val="462006"/>
          <w:sz w:val="22"/>
          <w:szCs w:val="22"/>
          <w:u w:color="462006"/>
          <w14:textFill>
            <w14:solidFill>
              <w14:srgbClr w14:val="462006"/>
            </w14:solidFill>
          </w14:textFill>
        </w:rPr>
      </w:pPr>
    </w:p>
    <w:p>
      <w:pPr>
        <w:pStyle w:val="Heading 2"/>
      </w:pPr>
      <w:r>
        <w:rPr>
          <w:rtl w:val="0"/>
          <w:lang w:val="en-US"/>
        </w:rPr>
        <w:t>Authentication</w:t>
      </w:r>
    </w:p>
    <w:p>
      <w:pPr>
        <w:pStyle w:val="Body"/>
      </w:pPr>
    </w:p>
    <w:p>
      <w:pPr>
        <w:pStyle w:val="Body"/>
        <w:rPr>
          <w:rFonts w:ascii="Calibri" w:cs="Calibri" w:hAnsi="Calibri" w:eastAsia="Calibri"/>
          <w:outline w:val="0"/>
          <w:color w:val="462006"/>
          <w:sz w:val="22"/>
          <w:szCs w:val="22"/>
          <w:u w:color="462006"/>
          <w14:textFill>
            <w14:solidFill>
              <w14:srgbClr w14:val="462006"/>
            </w14:solidFill>
          </w14:textFill>
        </w:rPr>
      </w:pPr>
      <w:r>
        <w:rPr>
          <w:rFonts w:ascii="Calibri" w:hAnsi="Calibri"/>
          <w:outline w:val="0"/>
          <w:color w:val="462006"/>
          <w:sz w:val="22"/>
          <w:szCs w:val="22"/>
          <w:u w:color="462006"/>
          <w:rtl w:val="0"/>
          <w:lang w:val="en-US"/>
          <w14:textFill>
            <w14:solidFill>
              <w14:srgbClr w14:val="462006"/>
            </w14:solidFill>
          </w14:textFill>
        </w:rPr>
        <w:t>In the payload request signature is required. Signature is calculated as follows:</w:t>
      </w:r>
    </w:p>
    <w:p>
      <w:pPr>
        <w:pStyle w:val="Body"/>
        <w:rPr>
          <w:del w:id="69" w:date="2020-07-14T09:15:14Z" w:author="Geoffrey Wambugu"/>
          <w:rFonts w:ascii="Calibri" w:cs="Calibri" w:hAnsi="Calibri" w:eastAsia="Calibri"/>
          <w:outline w:val="0"/>
          <w:color w:val="462006"/>
          <w:sz w:val="22"/>
          <w:szCs w:val="22"/>
          <w:u w:color="462006"/>
          <w14:textFill>
            <w14:solidFill>
              <w14:srgbClr w14:val="462006"/>
            </w14:solidFill>
          </w14:textFill>
        </w:rPr>
      </w:pPr>
      <w:del w:id="70" w:date="2020-07-14T09:15:14Z" w:author="Geoffrey Wambugu">
        <w:r>
          <w:rPr>
            <w:rFonts w:ascii="Calibri" w:hAnsi="Calibri"/>
            <w:outline w:val="0"/>
            <w:color w:val="462006"/>
            <w:sz w:val="22"/>
            <w:szCs w:val="22"/>
            <w:u w:color="462006"/>
            <w:rtl w:val="0"/>
            <w:lang w:val="it-IT"/>
            <w14:textFill>
              <w14:solidFill>
                <w14:srgbClr w14:val="462006"/>
              </w14:solidFill>
            </w14:textFill>
          </w:rPr>
          <w:delText>Concatenate (mobileNumber+ timestamp+ msgId)</w:delText>
        </w:r>
      </w:del>
    </w:p>
    <w:p>
      <w:pPr>
        <w:pStyle w:val="Body"/>
        <w:rPr>
          <w:rFonts w:ascii="Calibri" w:cs="Calibri" w:hAnsi="Calibri" w:eastAsia="Calibri"/>
          <w:outline w:val="0"/>
          <w:color w:val="462006"/>
          <w:sz w:val="22"/>
          <w:szCs w:val="22"/>
          <w:u w:color="462006"/>
          <w14:textFill>
            <w14:solidFill>
              <w14:srgbClr w14:val="462006"/>
            </w14:solidFill>
          </w14:textFill>
        </w:rPr>
      </w:pPr>
      <w:r>
        <w:rPr>
          <w:rFonts w:ascii="Calibri" w:hAnsi="Calibri"/>
          <w:outline w:val="0"/>
          <w:color w:val="462006"/>
          <w:sz w:val="22"/>
          <w:szCs w:val="22"/>
          <w:u w:color="462006"/>
          <w:rtl w:val="0"/>
          <w:lang w:val="en-US"/>
          <w14:textFill>
            <w14:solidFill>
              <w14:srgbClr w14:val="462006"/>
            </w14:solidFill>
          </w14:textFill>
        </w:rPr>
        <w:t>A</w:t>
      </w:r>
      <w:r>
        <w:rPr>
          <w:rFonts w:ascii="Calibri" w:hAnsi="Calibri"/>
          <w:outline w:val="0"/>
          <w:color w:val="462006"/>
          <w:sz w:val="22"/>
          <w:szCs w:val="22"/>
          <w:u w:color="462006"/>
          <w:rtl w:val="0"/>
          <w:lang w:val="en-US"/>
          <w14:textFill>
            <w14:solidFill>
              <w14:srgbClr w14:val="462006"/>
            </w14:solidFill>
          </w14:textFill>
        </w:rPr>
        <w:t xml:space="preserve">mount + Sender + Name + Number  + Telco  + Rrn  </w:t>
      </w:r>
      <w:r>
        <w:rPr>
          <w:rFonts w:ascii="Calibri" w:cs="Calibri" w:hAnsi="Calibri" w:eastAsia="Calibri"/>
          <w:outline w:val="0"/>
          <w:color w:val="462006"/>
          <w:sz w:val="22"/>
          <w:szCs w:val="22"/>
          <w:u w:color="462006"/>
          <w14:textFill>
            <w14:solidFill>
              <w14:srgbClr w14:val="462006"/>
            </w14:solidFill>
          </w14:textFill>
        </w:rPr>
        <w:br w:type="textWrapping"/>
      </w:r>
      <w:r>
        <w:rPr>
          <w:rFonts w:ascii="Calibri" w:hAnsi="Calibri"/>
          <w:outline w:val="0"/>
          <w:color w:val="462006"/>
          <w:sz w:val="22"/>
          <w:szCs w:val="22"/>
          <w:u w:color="462006"/>
          <w:rtl w:val="0"/>
          <w:lang w:val="en-US"/>
          <w14:textFill>
            <w14:solidFill>
              <w14:srgbClr w14:val="462006"/>
            </w14:solidFill>
          </w14:textFill>
        </w:rPr>
        <w:t xml:space="preserve">Sign with private and base 64 encode </w:t>
      </w:r>
    </w:p>
    <w:p>
      <w:pPr>
        <w:pStyle w:val="Body"/>
        <w:rPr>
          <w:rFonts w:ascii="Calibri" w:cs="Calibri" w:hAnsi="Calibri" w:eastAsia="Calibri"/>
          <w:outline w:val="0"/>
          <w:color w:val="462006"/>
          <w:sz w:val="22"/>
          <w:szCs w:val="22"/>
          <w:u w:color="462006"/>
          <w14:textFill>
            <w14:solidFill>
              <w14:srgbClr w14:val="462006"/>
            </w14:solidFill>
          </w14:textFill>
        </w:rPr>
      </w:pPr>
      <w:r>
        <w:rPr>
          <w:rFonts w:ascii="Calibri" w:hAnsi="Calibri"/>
          <w:outline w:val="0"/>
          <w:color w:val="462006"/>
          <w:sz w:val="22"/>
          <w:szCs w:val="22"/>
          <w:u w:color="462006"/>
          <w:rtl w:val="0"/>
          <w:lang w:val="en-US"/>
          <w14:textFill>
            <w14:solidFill>
              <w14:srgbClr w14:val="462006"/>
            </w14:solidFill>
          </w14:textFill>
        </w:rPr>
        <w:t>Sign the result text with private KEY and encode with Base64</w:t>
      </w:r>
      <w:r>
        <w:rPr>
          <w:rFonts w:ascii="Calibri" w:hAnsi="Calibri"/>
          <w:outline w:val="0"/>
          <w:color w:val="462006"/>
          <w:sz w:val="22"/>
          <w:szCs w:val="22"/>
          <w:u w:color="462006"/>
          <w:rtl w:val="0"/>
          <w14:textFill>
            <w14:solidFill>
              <w14:srgbClr w14:val="462006"/>
            </w14:solidFill>
          </w14:textFill>
        </w:rPr>
        <w:t xml:space="preserve"> </w:t>
      </w:r>
      <w:r>
        <w:rPr>
          <w:rFonts w:ascii="Calibri" w:hAnsi="Calibri"/>
          <w:outline w:val="0"/>
          <w:color w:val="462006"/>
          <w:sz w:val="22"/>
          <w:szCs w:val="22"/>
          <w:u w:color="462006"/>
          <w:rtl w:val="0"/>
          <w:lang w:val="en-US"/>
          <w14:textFill>
            <w14:solidFill>
              <w14:srgbClr w14:val="462006"/>
            </w14:solidFill>
          </w14:textFill>
        </w:rPr>
        <w:t>, the result is placed in signature element</w:t>
      </w:r>
      <w:del w:id="71" w:date="2020-07-14T09:15:29Z" w:author="Geoffrey Wambugu">
        <w:r>
          <w:rPr>
            <w:rFonts w:ascii="Calibri" w:hAnsi="Calibri"/>
            <w:outline w:val="0"/>
            <w:color w:val="462006"/>
            <w:sz w:val="22"/>
            <w:szCs w:val="22"/>
            <w:u w:color="462006"/>
            <w:rtl w:val="0"/>
            <w14:textFill>
              <w14:solidFill>
                <w14:srgbClr w14:val="462006"/>
              </w14:solidFill>
            </w14:textFill>
          </w:rPr>
          <w:delText xml:space="preserve"> </w:delText>
        </w:r>
      </w:del>
    </w:p>
    <w:p>
      <w:pPr>
        <w:pStyle w:val="Body"/>
      </w:pPr>
      <w:r>
        <w:rPr>
          <w:rFonts w:ascii="Calibri" w:cs="Calibri" w:hAnsi="Calibri" w:eastAsia="Calibri"/>
          <w:outline w:val="0"/>
          <w:color w:val="462006"/>
          <w:sz w:val="22"/>
          <w:szCs w:val="22"/>
          <w:u w:color="462006"/>
          <w14:textFill>
            <w14:solidFill>
              <w14:srgbClr w14:val="462006"/>
            </w14:solidFill>
          </w14:textFill>
        </w:r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libri Light">
    <w:charset w:val="00"/>
    <w:family w:val="roman"/>
    <w:pitch w:val="default"/>
  </w:font>
  <w:font w:name="Verdan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Subtitle">
    <w:name w:val="Subtitle"/>
    <w:next w:val="Body"/>
    <w:pPr>
      <w:keepNext w:val="0"/>
      <w:keepLines w:val="0"/>
      <w:pageBreakBefore w:val="0"/>
      <w:widowControl w:val="1"/>
      <w:shd w:val="clear" w:color="auto" w:fill="auto"/>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5a5a5a"/>
      <w:spacing w:val="15"/>
      <w:kern w:val="0"/>
      <w:position w:val="0"/>
      <w:sz w:val="22"/>
      <w:szCs w:val="22"/>
      <w:u w:val="none" w:color="5a5a5a"/>
      <w:shd w:val="nil" w:color="auto" w:fill="auto"/>
      <w:vertAlign w:val="baseline"/>
      <w:lang w:val="en-US"/>
      <w14:textOutline>
        <w14:noFill/>
      </w14:textOutline>
      <w14:textFill>
        <w14:solidFill>
          <w14:srgbClr w14:val="5A5A5A"/>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Calibri" w:cs="Calibri" w:hAnsi="Calibri" w:eastAsia="Calibri"/>
      <w:sz w:val="22"/>
      <w:szCs w:val="22"/>
    </w:rPr>
  </w:style>
  <w:style w:type="paragraph" w:styleId="Heading 2">
    <w:name w:val="Heading 2"/>
    <w:next w:val="Body"/>
    <w:pPr>
      <w:keepNext w:val="1"/>
      <w:keepLines w:val="1"/>
      <w:pageBreakBefore w:val="0"/>
      <w:widowControl w:val="1"/>
      <w:shd w:val="clear" w:color="auto" w:fill="auto"/>
      <w:suppressAutoHyphens w:val="0"/>
      <w:bidi w:val="0"/>
      <w:spacing w:before="40" w:after="0" w:line="240" w:lineRule="auto"/>
      <w:ind w:left="0" w:right="0" w:firstLine="0"/>
      <w:jc w:val="left"/>
      <w:outlineLvl w:val="1"/>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26"/>
      <w:szCs w:val="26"/>
      <w:u w:val="none" w:color="2f5496"/>
      <w:shd w:val="nil" w:color="auto" w:fill="auto"/>
      <w:vertAlign w:val="baseline"/>
      <w:lang w:val="en-US"/>
      <w14:textOutline>
        <w14:noFill/>
      </w14:textOutline>
      <w14:textFill>
        <w14:solidFill>
          <w14:srgbClr w14:val="2F549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1">
    <w:name w:val="Hyperlink.1"/>
    <w:basedOn w:val="Link"/>
    <w:next w:val="Hyperlink.1"/>
    <w:rPr>
      <w:rFonts w:ascii="Calibri" w:cs="Calibri" w:hAnsi="Calibri" w:eastAsia="Calibri"/>
      <w:sz w:val="22"/>
      <w:szCs w:val="22"/>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Calibri"/>
        <a:ea typeface="Calibri"/>
        <a:cs typeface="Calibri"/>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